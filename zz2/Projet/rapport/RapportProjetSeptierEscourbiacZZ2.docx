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F33020" w14:textId="5320039A" w:rsidR="00692055" w:rsidRDefault="008D0C4C"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sz w:val="48"/>
          <w:szCs w:val="48"/>
        </w:rPr>
      </w:pPr>
      <w:r w:rsidRPr="008D0C4C">
        <w:rPr>
          <w:noProof/>
          <w:sz w:val="48"/>
          <w:szCs w:val="48"/>
          <w:lang w:val="en-US" w:eastAsia="en-US"/>
        </w:rPr>
        <w:drawing>
          <wp:inline distT="0" distB="0" distL="0" distR="0" wp14:anchorId="0E37198B" wp14:editId="004BE17F">
            <wp:extent cx="1824990" cy="410623"/>
            <wp:effectExtent l="127000" t="76200" r="105410" b="148590"/>
            <wp:docPr id="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4990" cy="41062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9F7F2" w14:textId="73D75C80" w:rsidR="00692055" w:rsidRDefault="008D0C4C"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sz w:val="48"/>
          <w:szCs w:val="48"/>
        </w:rPr>
      </w:pPr>
      <w:r>
        <w:rPr>
          <w:noProof/>
          <w:lang w:val="en-US" w:eastAsia="en-US"/>
        </w:rPr>
        <mc:AlternateContent>
          <mc:Choice Requires="wps">
            <w:drawing>
              <wp:anchor distT="0" distB="0" distL="114300" distR="114300" simplePos="0" relativeHeight="251716608" behindDoc="0" locked="0" layoutInCell="1" allowOverlap="1" wp14:anchorId="4B847E52" wp14:editId="3708C458">
                <wp:simplePos x="0" y="0"/>
                <wp:positionH relativeFrom="column">
                  <wp:posOffset>0</wp:posOffset>
                </wp:positionH>
                <wp:positionV relativeFrom="paragraph">
                  <wp:posOffset>85090</wp:posOffset>
                </wp:positionV>
                <wp:extent cx="1995170" cy="1270000"/>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1995170" cy="1270000"/>
                        </a:xfrm>
                        <a:prstGeom prst="rect">
                          <a:avLst/>
                        </a:prstGeom>
                        <a:noFill/>
                        <a:ln>
                          <a:noFill/>
                        </a:ln>
                        <a:effectLst/>
                        <a:extLst>
                          <a:ext uri="{C572A759-6A51-4108-AA02-DFA0A04FC94B}">
                            <ma14:wrappingTextBoxFlag xmlns:ma14="http://schemas.microsoft.com/office/mac/drawingml/2011/main"/>
                          </a:ext>
                        </a:extLst>
                      </wps:spPr>
                      <wps:txbx>
                        <w:txbxContent>
                          <w:p w14:paraId="6720C3F5" w14:textId="77777777" w:rsidR="00031A40" w:rsidRDefault="00031A40" w:rsidP="008D0C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12" w:lineRule="auto"/>
                              <w:jc w:val="center"/>
                              <w:rPr>
                                <w:rFonts w:ascii="Helvetica Neue Light" w:eastAsiaTheme="minorEastAsia" w:hAnsi="Helvetica Neue Light" w:cs="Helvetica Neue Light"/>
                                <w:color w:val="auto"/>
                                <w:sz w:val="18"/>
                                <w:szCs w:val="18"/>
                                <w:lang w:eastAsia="ja-JP"/>
                              </w:rPr>
                            </w:pPr>
                            <w:r>
                              <w:rPr>
                                <w:rFonts w:ascii="Helvetica Neue" w:eastAsiaTheme="minorEastAsia" w:hAnsi="Helvetica Neue" w:cs="Helvetica Neue"/>
                                <w:b/>
                                <w:bCs/>
                                <w:color w:val="auto"/>
                                <w:sz w:val="18"/>
                                <w:szCs w:val="18"/>
                                <w:lang w:eastAsia="ja-JP"/>
                              </w:rPr>
                              <w:t>I</w:t>
                            </w:r>
                            <w:r>
                              <w:rPr>
                                <w:rFonts w:ascii="Helvetica Neue Light" w:eastAsiaTheme="minorEastAsia" w:hAnsi="Helvetica Neue Light" w:cs="Helvetica Neue Light"/>
                                <w:color w:val="auto"/>
                                <w:sz w:val="18"/>
                                <w:szCs w:val="18"/>
                                <w:lang w:eastAsia="ja-JP"/>
                              </w:rPr>
                              <w:t xml:space="preserve">nstitut </w:t>
                            </w:r>
                            <w:r>
                              <w:rPr>
                                <w:rFonts w:ascii="Helvetica Neue" w:eastAsiaTheme="minorEastAsia" w:hAnsi="Helvetica Neue" w:cs="Helvetica Neue"/>
                                <w:b/>
                                <w:bCs/>
                                <w:color w:val="auto"/>
                                <w:sz w:val="18"/>
                                <w:szCs w:val="18"/>
                                <w:lang w:eastAsia="ja-JP"/>
                              </w:rPr>
                              <w:t>S</w:t>
                            </w:r>
                            <w:r>
                              <w:rPr>
                                <w:rFonts w:ascii="Helvetica Neue Light" w:eastAsiaTheme="minorEastAsia" w:hAnsi="Helvetica Neue Light" w:cs="Helvetica Neue Light"/>
                                <w:color w:val="auto"/>
                                <w:sz w:val="18"/>
                                <w:szCs w:val="18"/>
                                <w:lang w:eastAsia="ja-JP"/>
                              </w:rPr>
                              <w:t>upérieur d’</w:t>
                            </w:r>
                            <w:r>
                              <w:rPr>
                                <w:rFonts w:ascii="Helvetica Neue" w:eastAsiaTheme="minorEastAsia" w:hAnsi="Helvetica Neue" w:cs="Helvetica Neue"/>
                                <w:b/>
                                <w:bCs/>
                                <w:color w:val="auto"/>
                                <w:sz w:val="18"/>
                                <w:szCs w:val="18"/>
                                <w:lang w:eastAsia="ja-JP"/>
                              </w:rPr>
                              <w:t>I</w:t>
                            </w:r>
                            <w:r>
                              <w:rPr>
                                <w:rFonts w:ascii="Helvetica Neue Light" w:eastAsiaTheme="minorEastAsia" w:hAnsi="Helvetica Neue Light" w:cs="Helvetica Neue Light"/>
                                <w:color w:val="auto"/>
                                <w:sz w:val="18"/>
                                <w:szCs w:val="18"/>
                                <w:lang w:eastAsia="ja-JP"/>
                              </w:rPr>
                              <w:t xml:space="preserve">nformatique de </w:t>
                            </w:r>
                          </w:p>
                          <w:p w14:paraId="6F0A8417" w14:textId="77777777" w:rsidR="00031A40" w:rsidRDefault="00031A40" w:rsidP="00E31E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12" w:lineRule="auto"/>
                              <w:jc w:val="center"/>
                              <w:rPr>
                                <w:rFonts w:ascii="Helvetica Neue Light" w:eastAsiaTheme="minorEastAsia" w:hAnsi="Helvetica Neue Light" w:cs="Helvetica Neue Light"/>
                                <w:color w:val="auto"/>
                                <w:sz w:val="18"/>
                                <w:szCs w:val="18"/>
                                <w:lang w:eastAsia="ja-JP"/>
                              </w:rPr>
                            </w:pPr>
                            <w:r>
                              <w:rPr>
                                <w:rFonts w:ascii="Helvetica Neue" w:eastAsiaTheme="minorEastAsia" w:hAnsi="Helvetica Neue" w:cs="Helvetica Neue"/>
                                <w:b/>
                                <w:bCs/>
                                <w:color w:val="auto"/>
                                <w:sz w:val="18"/>
                                <w:szCs w:val="18"/>
                                <w:lang w:eastAsia="ja-JP"/>
                              </w:rPr>
                              <w:t>M</w:t>
                            </w:r>
                            <w:r>
                              <w:rPr>
                                <w:rFonts w:ascii="Helvetica Neue Light" w:eastAsiaTheme="minorEastAsia" w:hAnsi="Helvetica Neue Light" w:cs="Helvetica Neue Light"/>
                                <w:color w:val="auto"/>
                                <w:sz w:val="18"/>
                                <w:szCs w:val="18"/>
                                <w:lang w:eastAsia="ja-JP"/>
                              </w:rPr>
                              <w:t xml:space="preserve">odélisation et de leurs </w:t>
                            </w:r>
                            <w:r>
                              <w:rPr>
                                <w:rFonts w:ascii="Helvetica Neue" w:eastAsiaTheme="minorEastAsia" w:hAnsi="Helvetica Neue" w:cs="Helvetica Neue"/>
                                <w:b/>
                                <w:bCs/>
                                <w:color w:val="auto"/>
                                <w:sz w:val="18"/>
                                <w:szCs w:val="18"/>
                                <w:lang w:eastAsia="ja-JP"/>
                              </w:rPr>
                              <w:t>A</w:t>
                            </w:r>
                            <w:r>
                              <w:rPr>
                                <w:rFonts w:ascii="Helvetica Neue Light" w:eastAsiaTheme="minorEastAsia" w:hAnsi="Helvetica Neue Light" w:cs="Helvetica Neue Light"/>
                                <w:color w:val="auto"/>
                                <w:sz w:val="18"/>
                                <w:szCs w:val="18"/>
                                <w:lang w:eastAsia="ja-JP"/>
                              </w:rPr>
                              <w:t>pplications</w:t>
                            </w:r>
                          </w:p>
                          <w:p w14:paraId="619A05B9" w14:textId="77777777" w:rsidR="00031A40" w:rsidRDefault="00031A40" w:rsidP="008D0C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12" w:lineRule="auto"/>
                              <w:jc w:val="center"/>
                              <w:rPr>
                                <w:rFonts w:ascii="Helvetica Neue Light" w:eastAsiaTheme="minorEastAsia" w:hAnsi="Helvetica Neue Light" w:cs="Helvetica Neue Light"/>
                                <w:color w:val="auto"/>
                                <w:sz w:val="18"/>
                                <w:szCs w:val="18"/>
                                <w:lang w:eastAsia="ja-JP"/>
                              </w:rPr>
                            </w:pPr>
                            <w:r>
                              <w:rPr>
                                <w:rFonts w:ascii="Helvetica Neue Light" w:eastAsiaTheme="minorEastAsia" w:hAnsi="Helvetica Neue Light" w:cs="Helvetica Neue Light"/>
                                <w:color w:val="auto"/>
                                <w:sz w:val="18"/>
                                <w:szCs w:val="18"/>
                                <w:lang w:eastAsia="ja-JP"/>
                              </w:rPr>
                              <w:t xml:space="preserve">Campus des </w:t>
                            </w:r>
                            <w:proofErr w:type="spellStart"/>
                            <w:r>
                              <w:rPr>
                                <w:rFonts w:ascii="Helvetica Neue Light" w:eastAsiaTheme="minorEastAsia" w:hAnsi="Helvetica Neue Light" w:cs="Helvetica Neue Light"/>
                                <w:color w:val="auto"/>
                                <w:sz w:val="18"/>
                                <w:szCs w:val="18"/>
                                <w:lang w:eastAsia="ja-JP"/>
                              </w:rPr>
                              <w:t>Cézeaux</w:t>
                            </w:r>
                            <w:proofErr w:type="spellEnd"/>
                          </w:p>
                          <w:p w14:paraId="6CDA74FA" w14:textId="77777777" w:rsidR="00031A40" w:rsidRDefault="00031A40" w:rsidP="008D0C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12" w:lineRule="auto"/>
                              <w:jc w:val="center"/>
                              <w:rPr>
                                <w:rFonts w:ascii="Helvetica Neue Light" w:eastAsiaTheme="minorEastAsia" w:hAnsi="Helvetica Neue Light" w:cs="Helvetica Neue Light"/>
                                <w:color w:val="auto"/>
                                <w:sz w:val="18"/>
                                <w:szCs w:val="18"/>
                                <w:lang w:eastAsia="ja-JP"/>
                              </w:rPr>
                            </w:pPr>
                            <w:r>
                              <w:rPr>
                                <w:rFonts w:ascii="Helvetica Neue Light" w:eastAsiaTheme="minorEastAsia" w:hAnsi="Helvetica Neue Light" w:cs="Helvetica Neue Light"/>
                                <w:color w:val="auto"/>
                                <w:sz w:val="18"/>
                                <w:szCs w:val="18"/>
                                <w:lang w:eastAsia="ja-JP"/>
                              </w:rPr>
                              <w:t>BP 10 125</w:t>
                            </w:r>
                          </w:p>
                          <w:p w14:paraId="0DD5C4F5" w14:textId="13C694CE" w:rsidR="00031A40" w:rsidRPr="00B003C2" w:rsidRDefault="00031A40" w:rsidP="008D0C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12" w:lineRule="auto"/>
                              <w:jc w:val="center"/>
                              <w:rPr>
                                <w:rFonts w:ascii="Helvetica Neue" w:hAnsi="Helvetica Neue" w:cs="Helvetica Neue"/>
                                <w:b/>
                                <w:bCs/>
                                <w:sz w:val="18"/>
                                <w:szCs w:val="18"/>
                              </w:rPr>
                            </w:pPr>
                            <w:r>
                              <w:rPr>
                                <w:rFonts w:ascii="Helvetica Neue Light" w:eastAsiaTheme="minorEastAsia" w:hAnsi="Helvetica Neue Light" w:cs="Helvetica Neue Light"/>
                                <w:color w:val="auto"/>
                                <w:sz w:val="18"/>
                                <w:szCs w:val="18"/>
                                <w:lang w:eastAsia="ja-JP"/>
                              </w:rPr>
                              <w:t>63 173 AUBIERE CEDEX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57" o:spid="_x0000_s1026" type="#_x0000_t202" style="position:absolute;margin-left:0;margin-top:6.7pt;width:157.1pt;height:100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" filled="f" stroked="f">
                <v:textbox>
                  <w:txbxContent>
                    <w:p w14:paraId="6720C3F5" w14:textId="77777777" w:rsidR="00031A40" w:rsidRDefault="00031A40" w:rsidP="008D0C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12" w:lineRule="auto"/>
                        <w:jc w:val="center"/>
                        <w:rPr>
                          <w:rFonts w:ascii="Helvetica Neue Light" w:eastAsiaTheme="minorEastAsia" w:hAnsi="Helvetica Neue Light" w:cs="Helvetica Neue Light"/>
                          <w:color w:val="auto"/>
                          <w:sz w:val="18"/>
                          <w:szCs w:val="18"/>
                          <w:lang w:eastAsia="ja-JP"/>
                        </w:rPr>
                      </w:pPr>
                      <w:r>
                        <w:rPr>
                          <w:rFonts w:ascii="Helvetica Neue" w:eastAsiaTheme="minorEastAsia" w:hAnsi="Helvetica Neue" w:cs="Helvetica Neue"/>
                          <w:b/>
                          <w:bCs/>
                          <w:color w:val="auto"/>
                          <w:sz w:val="18"/>
                          <w:szCs w:val="18"/>
                          <w:lang w:eastAsia="ja-JP"/>
                        </w:rPr>
                        <w:t>I</w:t>
                      </w:r>
                      <w:r>
                        <w:rPr>
                          <w:rFonts w:ascii="Helvetica Neue Light" w:eastAsiaTheme="minorEastAsia" w:hAnsi="Helvetica Neue Light" w:cs="Helvetica Neue Light"/>
                          <w:color w:val="auto"/>
                          <w:sz w:val="18"/>
                          <w:szCs w:val="18"/>
                          <w:lang w:eastAsia="ja-JP"/>
                        </w:rPr>
                        <w:t xml:space="preserve">nstitut </w:t>
                      </w:r>
                      <w:r>
                        <w:rPr>
                          <w:rFonts w:ascii="Helvetica Neue" w:eastAsiaTheme="minorEastAsia" w:hAnsi="Helvetica Neue" w:cs="Helvetica Neue"/>
                          <w:b/>
                          <w:bCs/>
                          <w:color w:val="auto"/>
                          <w:sz w:val="18"/>
                          <w:szCs w:val="18"/>
                          <w:lang w:eastAsia="ja-JP"/>
                        </w:rPr>
                        <w:t>S</w:t>
                      </w:r>
                      <w:r>
                        <w:rPr>
                          <w:rFonts w:ascii="Helvetica Neue Light" w:eastAsiaTheme="minorEastAsia" w:hAnsi="Helvetica Neue Light" w:cs="Helvetica Neue Light"/>
                          <w:color w:val="auto"/>
                          <w:sz w:val="18"/>
                          <w:szCs w:val="18"/>
                          <w:lang w:eastAsia="ja-JP"/>
                        </w:rPr>
                        <w:t>upérieur d’</w:t>
                      </w:r>
                      <w:r>
                        <w:rPr>
                          <w:rFonts w:ascii="Helvetica Neue" w:eastAsiaTheme="minorEastAsia" w:hAnsi="Helvetica Neue" w:cs="Helvetica Neue"/>
                          <w:b/>
                          <w:bCs/>
                          <w:color w:val="auto"/>
                          <w:sz w:val="18"/>
                          <w:szCs w:val="18"/>
                          <w:lang w:eastAsia="ja-JP"/>
                        </w:rPr>
                        <w:t>I</w:t>
                      </w:r>
                      <w:r>
                        <w:rPr>
                          <w:rFonts w:ascii="Helvetica Neue Light" w:eastAsiaTheme="minorEastAsia" w:hAnsi="Helvetica Neue Light" w:cs="Helvetica Neue Light"/>
                          <w:color w:val="auto"/>
                          <w:sz w:val="18"/>
                          <w:szCs w:val="18"/>
                          <w:lang w:eastAsia="ja-JP"/>
                        </w:rPr>
                        <w:t xml:space="preserve">nformatique de </w:t>
                      </w:r>
                    </w:p>
                    <w:p w14:paraId="6F0A8417" w14:textId="77777777" w:rsidR="00031A40" w:rsidRDefault="00031A40" w:rsidP="00E31E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12" w:lineRule="auto"/>
                        <w:jc w:val="center"/>
                        <w:rPr>
                          <w:rFonts w:ascii="Helvetica Neue Light" w:eastAsiaTheme="minorEastAsia" w:hAnsi="Helvetica Neue Light" w:cs="Helvetica Neue Light"/>
                          <w:color w:val="auto"/>
                          <w:sz w:val="18"/>
                          <w:szCs w:val="18"/>
                          <w:lang w:eastAsia="ja-JP"/>
                        </w:rPr>
                      </w:pPr>
                      <w:r>
                        <w:rPr>
                          <w:rFonts w:ascii="Helvetica Neue" w:eastAsiaTheme="minorEastAsia" w:hAnsi="Helvetica Neue" w:cs="Helvetica Neue"/>
                          <w:b/>
                          <w:bCs/>
                          <w:color w:val="auto"/>
                          <w:sz w:val="18"/>
                          <w:szCs w:val="18"/>
                          <w:lang w:eastAsia="ja-JP"/>
                        </w:rPr>
                        <w:t>M</w:t>
                      </w:r>
                      <w:r>
                        <w:rPr>
                          <w:rFonts w:ascii="Helvetica Neue Light" w:eastAsiaTheme="minorEastAsia" w:hAnsi="Helvetica Neue Light" w:cs="Helvetica Neue Light"/>
                          <w:color w:val="auto"/>
                          <w:sz w:val="18"/>
                          <w:szCs w:val="18"/>
                          <w:lang w:eastAsia="ja-JP"/>
                        </w:rPr>
                        <w:t xml:space="preserve">odélisation et de leurs </w:t>
                      </w:r>
                      <w:r>
                        <w:rPr>
                          <w:rFonts w:ascii="Helvetica Neue" w:eastAsiaTheme="minorEastAsia" w:hAnsi="Helvetica Neue" w:cs="Helvetica Neue"/>
                          <w:b/>
                          <w:bCs/>
                          <w:color w:val="auto"/>
                          <w:sz w:val="18"/>
                          <w:szCs w:val="18"/>
                          <w:lang w:eastAsia="ja-JP"/>
                        </w:rPr>
                        <w:t>A</w:t>
                      </w:r>
                      <w:r>
                        <w:rPr>
                          <w:rFonts w:ascii="Helvetica Neue Light" w:eastAsiaTheme="minorEastAsia" w:hAnsi="Helvetica Neue Light" w:cs="Helvetica Neue Light"/>
                          <w:color w:val="auto"/>
                          <w:sz w:val="18"/>
                          <w:szCs w:val="18"/>
                          <w:lang w:eastAsia="ja-JP"/>
                        </w:rPr>
                        <w:t>pplications</w:t>
                      </w:r>
                    </w:p>
                    <w:p w14:paraId="619A05B9" w14:textId="77777777" w:rsidR="00031A40" w:rsidRDefault="00031A40" w:rsidP="008D0C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12" w:lineRule="auto"/>
                        <w:jc w:val="center"/>
                        <w:rPr>
                          <w:rFonts w:ascii="Helvetica Neue Light" w:eastAsiaTheme="minorEastAsia" w:hAnsi="Helvetica Neue Light" w:cs="Helvetica Neue Light"/>
                          <w:color w:val="auto"/>
                          <w:sz w:val="18"/>
                          <w:szCs w:val="18"/>
                          <w:lang w:eastAsia="ja-JP"/>
                        </w:rPr>
                      </w:pPr>
                      <w:r>
                        <w:rPr>
                          <w:rFonts w:ascii="Helvetica Neue Light" w:eastAsiaTheme="minorEastAsia" w:hAnsi="Helvetica Neue Light" w:cs="Helvetica Neue Light"/>
                          <w:color w:val="auto"/>
                          <w:sz w:val="18"/>
                          <w:szCs w:val="18"/>
                          <w:lang w:eastAsia="ja-JP"/>
                        </w:rPr>
                        <w:t>Campus des Cézeaux</w:t>
                      </w:r>
                    </w:p>
                    <w:p w14:paraId="6CDA74FA" w14:textId="77777777" w:rsidR="00031A40" w:rsidRDefault="00031A40" w:rsidP="008D0C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12" w:lineRule="auto"/>
                        <w:jc w:val="center"/>
                        <w:rPr>
                          <w:rFonts w:ascii="Helvetica Neue Light" w:eastAsiaTheme="minorEastAsia" w:hAnsi="Helvetica Neue Light" w:cs="Helvetica Neue Light"/>
                          <w:color w:val="auto"/>
                          <w:sz w:val="18"/>
                          <w:szCs w:val="18"/>
                          <w:lang w:eastAsia="ja-JP"/>
                        </w:rPr>
                      </w:pPr>
                      <w:r>
                        <w:rPr>
                          <w:rFonts w:ascii="Helvetica Neue Light" w:eastAsiaTheme="minorEastAsia" w:hAnsi="Helvetica Neue Light" w:cs="Helvetica Neue Light"/>
                          <w:color w:val="auto"/>
                          <w:sz w:val="18"/>
                          <w:szCs w:val="18"/>
                          <w:lang w:eastAsia="ja-JP"/>
                        </w:rPr>
                        <w:t>BP 10 125</w:t>
                      </w:r>
                    </w:p>
                    <w:p w14:paraId="0DD5C4F5" w14:textId="13C694CE" w:rsidR="00031A40" w:rsidRPr="00B003C2" w:rsidRDefault="00031A40" w:rsidP="008D0C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12" w:lineRule="auto"/>
                        <w:jc w:val="center"/>
                        <w:rPr>
                          <w:rFonts w:ascii="Helvetica Neue" w:hAnsi="Helvetica Neue" w:cs="Helvetica Neue"/>
                          <w:b/>
                          <w:bCs/>
                          <w:sz w:val="18"/>
                          <w:szCs w:val="18"/>
                        </w:rPr>
                      </w:pPr>
                      <w:r>
                        <w:rPr>
                          <w:rFonts w:ascii="Helvetica Neue Light" w:eastAsiaTheme="minorEastAsia" w:hAnsi="Helvetica Neue Light" w:cs="Helvetica Neue Light"/>
                          <w:color w:val="auto"/>
                          <w:sz w:val="18"/>
                          <w:szCs w:val="18"/>
                          <w:lang w:eastAsia="ja-JP"/>
                        </w:rPr>
                        <w:t>63 173 AUBIERE CEDEX</w:t>
                      </w:r>
                    </w:p>
                  </w:txbxContent>
                </v:textbox>
                <w10:wrap type="square"/>
              </v:shape>
            </w:pict>
          </mc:Fallback>
        </mc:AlternateContent>
      </w:r>
    </w:p>
    <w:p w14:paraId="23F9BADC" w14:textId="77777777" w:rsidR="00692055" w:rsidRDefault="00692055"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sz w:val="48"/>
          <w:szCs w:val="48"/>
        </w:rPr>
      </w:pPr>
    </w:p>
    <w:p w14:paraId="3E8254E3" w14:textId="77777777" w:rsidR="00692055" w:rsidRDefault="00692055"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sz w:val="48"/>
          <w:szCs w:val="48"/>
        </w:rPr>
      </w:pPr>
    </w:p>
    <w:p w14:paraId="28FF6B2F" w14:textId="77777777" w:rsidR="00692055" w:rsidRDefault="00692055"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sz w:val="48"/>
          <w:szCs w:val="48"/>
        </w:rPr>
      </w:pPr>
    </w:p>
    <w:p w14:paraId="69BFBCA5" w14:textId="77777777" w:rsidR="00692055" w:rsidRDefault="00692055"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sz w:val="48"/>
          <w:szCs w:val="48"/>
        </w:rPr>
      </w:pPr>
    </w:p>
    <w:p w14:paraId="7BB4E639" w14:textId="77777777" w:rsidR="00692055" w:rsidRDefault="00692055"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sz w:val="48"/>
          <w:szCs w:val="48"/>
        </w:rPr>
      </w:pPr>
    </w:p>
    <w:p w14:paraId="493DA1A4" w14:textId="77777777" w:rsidR="008D0C4C" w:rsidRDefault="008D0C4C" w:rsidP="008D0C4C">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jc w:val="center"/>
        <w:rPr>
          <w:rFonts w:ascii="Helvetica Neue UltraLight" w:eastAsiaTheme="minorEastAsia" w:hAnsi="Helvetica Neue UltraLight" w:cs="Helvetica Neue UltraLight"/>
          <w:color w:val="auto"/>
          <w:spacing w:val="28"/>
          <w:kern w:val="1"/>
          <w:sz w:val="28"/>
          <w:szCs w:val="28"/>
          <w:lang w:eastAsia="ja-JP"/>
        </w:rPr>
      </w:pPr>
      <w:bookmarkStart w:id="2" w:name="_Toc161766882"/>
      <w:bookmarkStart w:id="3" w:name="_Toc161766921"/>
      <w:bookmarkStart w:id="4" w:name="_Toc161767430"/>
      <w:r>
        <w:rPr>
          <w:rFonts w:ascii="Helvetica Neue UltraLight" w:eastAsiaTheme="minorEastAsia" w:hAnsi="Helvetica Neue UltraLight" w:cs="Helvetica Neue UltraLight"/>
          <w:color w:val="auto"/>
          <w:spacing w:val="28"/>
          <w:kern w:val="1"/>
          <w:sz w:val="28"/>
          <w:szCs w:val="28"/>
          <w:lang w:eastAsia="ja-JP"/>
        </w:rPr>
        <w:t>Rapport d’ingénieur</w:t>
      </w:r>
      <w:bookmarkEnd w:id="2"/>
      <w:bookmarkEnd w:id="3"/>
      <w:bookmarkEnd w:id="4"/>
    </w:p>
    <w:p w14:paraId="282C2523" w14:textId="77777777" w:rsidR="008D0C4C" w:rsidRDefault="008D0C4C" w:rsidP="008D0C4C">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jc w:val="center"/>
        <w:rPr>
          <w:rFonts w:ascii="Helvetica Neue UltraLight" w:eastAsiaTheme="minorEastAsia" w:hAnsi="Helvetica Neue UltraLight" w:cs="Helvetica Neue UltraLight"/>
          <w:color w:val="auto"/>
          <w:spacing w:val="28"/>
          <w:kern w:val="1"/>
          <w:sz w:val="28"/>
          <w:szCs w:val="28"/>
          <w:lang w:eastAsia="ja-JP"/>
        </w:rPr>
      </w:pPr>
      <w:bookmarkStart w:id="5" w:name="_Toc161766883"/>
      <w:bookmarkStart w:id="6" w:name="_Toc161766922"/>
      <w:bookmarkStart w:id="7" w:name="_Toc161767431"/>
      <w:r>
        <w:rPr>
          <w:rFonts w:ascii="Helvetica Neue UltraLight" w:eastAsiaTheme="minorEastAsia" w:hAnsi="Helvetica Neue UltraLight" w:cs="Helvetica Neue UltraLight"/>
          <w:color w:val="auto"/>
          <w:spacing w:val="28"/>
          <w:kern w:val="1"/>
          <w:sz w:val="28"/>
          <w:szCs w:val="28"/>
          <w:lang w:eastAsia="ja-JP"/>
        </w:rPr>
        <w:t> projet de 2ème année</w:t>
      </w:r>
      <w:bookmarkEnd w:id="5"/>
      <w:bookmarkEnd w:id="6"/>
      <w:bookmarkEnd w:id="7"/>
    </w:p>
    <w:p w14:paraId="65F10234" w14:textId="2EC1F401" w:rsidR="00692055" w:rsidRDefault="008D0C4C" w:rsidP="008D0C4C">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jc w:val="center"/>
        <w:rPr>
          <w:rFonts w:ascii="Helvetica Neue UltraLight" w:eastAsiaTheme="minorEastAsia" w:hAnsi="Helvetica Neue UltraLight" w:cs="Helvetica Neue UltraLight"/>
          <w:color w:val="auto"/>
          <w:spacing w:val="28"/>
          <w:kern w:val="1"/>
          <w:sz w:val="28"/>
          <w:szCs w:val="28"/>
          <w:lang w:eastAsia="ja-JP"/>
        </w:rPr>
      </w:pPr>
      <w:bookmarkStart w:id="8" w:name="_Toc161766884"/>
      <w:bookmarkStart w:id="9" w:name="_Toc161766923"/>
      <w:bookmarkStart w:id="10" w:name="_Toc161767432"/>
      <w:r>
        <w:rPr>
          <w:rFonts w:ascii="Helvetica Neue UltraLight" w:eastAsiaTheme="minorEastAsia" w:hAnsi="Helvetica Neue UltraLight" w:cs="Helvetica Neue UltraLight"/>
          <w:color w:val="auto"/>
          <w:spacing w:val="28"/>
          <w:kern w:val="1"/>
          <w:sz w:val="28"/>
          <w:szCs w:val="28"/>
          <w:lang w:eastAsia="ja-JP"/>
        </w:rPr>
        <w:t> Génie logiciel et Systèmes Informatiq</w:t>
      </w:r>
      <w:r w:rsidRPr="008B57F6">
        <w:rPr>
          <w:rFonts w:ascii="Helvetica Neue UltraLight" w:eastAsiaTheme="minorEastAsia" w:hAnsi="Helvetica Neue UltraLight" w:cs="Helvetica Neue UltraLight"/>
          <w:color w:val="auto"/>
          <w:spacing w:val="28"/>
          <w:kern w:val="1"/>
          <w:sz w:val="28"/>
          <w:szCs w:val="28"/>
          <w:lang w:eastAsia="ja-JP"/>
        </w:rPr>
        <w:t>ue</w:t>
      </w:r>
      <w:ins w:id="11" w:author="Maxime Escourbiac" w:date="2011-03-14T15:28:00Z">
        <w:r w:rsidR="00407633" w:rsidRPr="008B57F6">
          <w:rPr>
            <w:rFonts w:ascii="Helvetica Neue UltraLight" w:eastAsiaTheme="minorEastAsia" w:hAnsi="Helvetica Neue UltraLight" w:cs="Helvetica Neue UltraLight"/>
            <w:color w:val="auto"/>
            <w:spacing w:val="28"/>
            <w:kern w:val="1"/>
            <w:sz w:val="28"/>
            <w:szCs w:val="28"/>
            <w:lang w:eastAsia="ja-JP"/>
          </w:rPr>
          <w:t>s</w:t>
        </w:r>
      </w:ins>
      <w:bookmarkEnd w:id="8"/>
      <w:bookmarkEnd w:id="9"/>
      <w:bookmarkEnd w:id="10"/>
      <w:r w:rsidR="006119CC">
        <w:rPr>
          <w:rFonts w:ascii="Helvetica Neue UltraLight" w:eastAsiaTheme="minorEastAsia" w:hAnsi="Helvetica Neue UltraLight" w:cs="Helvetica Neue UltraLight"/>
          <w:color w:val="auto"/>
          <w:spacing w:val="28"/>
          <w:kern w:val="1"/>
          <w:sz w:val="28"/>
          <w:szCs w:val="28"/>
          <w:lang w:eastAsia="ja-JP"/>
        </w:rPr>
        <w:br/>
      </w:r>
      <w:r w:rsidR="006119CC">
        <w:rPr>
          <w:rFonts w:ascii="Helvetica Neue UltraLight" w:eastAsiaTheme="minorEastAsia" w:hAnsi="Helvetica Neue UltraLight" w:cs="Helvetica Neue UltraLight"/>
          <w:color w:val="auto"/>
          <w:spacing w:val="28"/>
          <w:kern w:val="1"/>
          <w:sz w:val="28"/>
          <w:szCs w:val="28"/>
          <w:lang w:eastAsia="ja-JP"/>
        </w:rPr>
        <w:br/>
      </w:r>
    </w:p>
    <w:p w14:paraId="71CB02D7" w14:textId="1438DC22" w:rsidR="008D0C4C" w:rsidRDefault="008D0C4C" w:rsidP="008D0C4C">
      <w:pPr>
        <w:pStyle w:val="Corps"/>
        <w:jc w:val="center"/>
        <w:rPr>
          <w:rFonts w:ascii="Helvetica Neue" w:eastAsiaTheme="minorEastAsia" w:hAnsi="Helvetica Neue" w:cs="Helvetica Neue"/>
          <w:b/>
          <w:bCs/>
          <w:color w:val="auto"/>
          <w:spacing w:val="28"/>
          <w:kern w:val="1"/>
          <w:sz w:val="36"/>
          <w:szCs w:val="36"/>
          <w:lang w:eastAsia="ja-JP"/>
        </w:rPr>
      </w:pPr>
      <w:r>
        <w:rPr>
          <w:rFonts w:ascii="Helvetica Neue" w:eastAsiaTheme="minorEastAsia" w:hAnsi="Helvetica Neue" w:cs="Helvetica Neue"/>
          <w:b/>
          <w:bCs/>
          <w:color w:val="auto"/>
          <w:spacing w:val="28"/>
          <w:kern w:val="1"/>
          <w:sz w:val="36"/>
          <w:szCs w:val="36"/>
          <w:lang w:eastAsia="ja-JP"/>
        </w:rPr>
        <w:t>Modélisation de modèles métiers orientés objets  développés pour les réseaux ferrés français</w:t>
      </w:r>
    </w:p>
    <w:p w14:paraId="13F89023" w14:textId="41BE5D04" w:rsidR="008D0C4C" w:rsidRDefault="008D0C4C" w:rsidP="008D0C4C">
      <w:pPr>
        <w:pStyle w:val="Corps"/>
        <w:jc w:val="center"/>
        <w:rPr>
          <w:rFonts w:ascii="Helvetica Neue" w:eastAsiaTheme="minorEastAsia" w:hAnsi="Helvetica Neue" w:cs="Helvetica Neue"/>
          <w:b/>
          <w:bCs/>
          <w:color w:val="auto"/>
          <w:spacing w:val="28"/>
          <w:kern w:val="1"/>
          <w:lang w:eastAsia="ja-JP"/>
        </w:rPr>
      </w:pPr>
      <w:r>
        <w:rPr>
          <w:rFonts w:ascii="Helvetica Neue" w:eastAsiaTheme="minorEastAsia" w:hAnsi="Helvetica Neue" w:cs="Helvetica Neue"/>
          <w:b/>
          <w:bCs/>
          <w:color w:val="auto"/>
          <w:spacing w:val="28"/>
          <w:kern w:val="1"/>
          <w:lang w:eastAsia="ja-JP"/>
        </w:rPr>
        <w:t>(TOME I)</w:t>
      </w:r>
    </w:p>
    <w:p w14:paraId="791BC733" w14:textId="77777777" w:rsidR="008D0C4C" w:rsidRDefault="008D0C4C" w:rsidP="008D0C4C">
      <w:pPr>
        <w:pStyle w:val="Corps"/>
        <w:jc w:val="center"/>
        <w:rPr>
          <w:rFonts w:ascii="Helvetica Neue" w:eastAsiaTheme="minorEastAsia" w:hAnsi="Helvetica Neue" w:cs="Helvetica Neue"/>
          <w:b/>
          <w:bCs/>
          <w:color w:val="auto"/>
          <w:spacing w:val="28"/>
          <w:kern w:val="1"/>
          <w:lang w:eastAsia="ja-JP"/>
        </w:rPr>
      </w:pPr>
    </w:p>
    <w:p w14:paraId="39B5F726" w14:textId="77777777" w:rsidR="008D0C4C" w:rsidRDefault="008D0C4C" w:rsidP="008D0C4C">
      <w:pPr>
        <w:pStyle w:val="Corps"/>
        <w:jc w:val="center"/>
        <w:rPr>
          <w:rFonts w:ascii="Helvetica Neue" w:eastAsiaTheme="minorEastAsia" w:hAnsi="Helvetica Neue" w:cs="Helvetica Neue"/>
          <w:b/>
          <w:bCs/>
          <w:color w:val="auto"/>
          <w:spacing w:val="28"/>
          <w:kern w:val="1"/>
          <w:lang w:eastAsia="ja-JP"/>
        </w:rPr>
      </w:pPr>
    </w:p>
    <w:p w14:paraId="1835DA1C" w14:textId="77777777" w:rsidR="008D0C4C" w:rsidRDefault="008D0C4C" w:rsidP="008D0C4C">
      <w:pPr>
        <w:pStyle w:val="Corps"/>
        <w:jc w:val="center"/>
        <w:rPr>
          <w:rFonts w:ascii="Helvetica Neue" w:eastAsiaTheme="minorEastAsia" w:hAnsi="Helvetica Neue" w:cs="Helvetica Neue"/>
          <w:b/>
          <w:bCs/>
          <w:color w:val="auto"/>
          <w:spacing w:val="28"/>
          <w:kern w:val="1"/>
          <w:lang w:eastAsia="ja-JP"/>
        </w:rPr>
      </w:pPr>
    </w:p>
    <w:p w14:paraId="64FD2D4D" w14:textId="77777777" w:rsidR="008D0C4C" w:rsidRDefault="008D0C4C" w:rsidP="008D0C4C">
      <w:pPr>
        <w:pStyle w:val="Corps"/>
        <w:jc w:val="center"/>
        <w:rPr>
          <w:rFonts w:ascii="Helvetica Neue" w:eastAsiaTheme="minorEastAsia" w:hAnsi="Helvetica Neue" w:cs="Helvetica Neue"/>
          <w:b/>
          <w:bCs/>
          <w:color w:val="auto"/>
          <w:spacing w:val="28"/>
          <w:kern w:val="1"/>
          <w:lang w:eastAsia="ja-JP"/>
        </w:rPr>
      </w:pPr>
    </w:p>
    <w:p w14:paraId="14D73DF4" w14:textId="2070889E" w:rsidR="008D0C4C" w:rsidRDefault="008D0C4C" w:rsidP="008D0C4C">
      <w:pPr>
        <w:pStyle w:val="Corps"/>
        <w:jc w:val="center"/>
        <w:rPr>
          <w:rFonts w:ascii="Helvetica Neue" w:eastAsiaTheme="minorEastAsia" w:hAnsi="Helvetica Neue" w:cs="Helvetica Neue"/>
          <w:b/>
          <w:bCs/>
          <w:color w:val="auto"/>
          <w:sz w:val="28"/>
          <w:szCs w:val="28"/>
          <w:lang w:eastAsia="ja-JP"/>
        </w:rPr>
      </w:pPr>
      <w:r>
        <w:rPr>
          <w:rFonts w:eastAsiaTheme="minorEastAsia" w:cs="Helvetica Neue Light"/>
          <w:i/>
          <w:iCs/>
          <w:color w:val="auto"/>
          <w:sz w:val="28"/>
          <w:szCs w:val="28"/>
          <w:lang w:eastAsia="ja-JP"/>
        </w:rPr>
        <w:t>Présenté par:</w:t>
      </w:r>
      <w:r>
        <w:rPr>
          <w:rFonts w:eastAsiaTheme="minorEastAsia" w:cs="Helvetica Neue Light"/>
          <w:color w:val="auto"/>
          <w:sz w:val="28"/>
          <w:szCs w:val="28"/>
          <w:lang w:eastAsia="ja-JP"/>
        </w:rPr>
        <w:t xml:space="preserve"> </w:t>
      </w:r>
      <w:r>
        <w:rPr>
          <w:rFonts w:ascii="Helvetica Neue" w:eastAsiaTheme="minorEastAsia" w:hAnsi="Helvetica Neue" w:cs="Helvetica Neue"/>
          <w:b/>
          <w:bCs/>
          <w:color w:val="auto"/>
          <w:sz w:val="28"/>
          <w:szCs w:val="28"/>
          <w:lang w:eastAsia="ja-JP"/>
        </w:rPr>
        <w:t>Maxime ESCOURBIAC et Jean-Christophe SEPTIER</w:t>
      </w:r>
    </w:p>
    <w:p w14:paraId="5B59369C" w14:textId="77777777" w:rsidR="008D0C4C" w:rsidRDefault="008D0C4C" w:rsidP="008D0C4C">
      <w:pPr>
        <w:pStyle w:val="Corps"/>
        <w:jc w:val="center"/>
        <w:rPr>
          <w:rFonts w:ascii="Helvetica Neue" w:eastAsiaTheme="minorEastAsia" w:hAnsi="Helvetica Neue" w:cs="Helvetica Neue"/>
          <w:b/>
          <w:bCs/>
          <w:color w:val="auto"/>
          <w:sz w:val="28"/>
          <w:szCs w:val="28"/>
          <w:lang w:eastAsia="ja-JP"/>
        </w:rPr>
      </w:pPr>
    </w:p>
    <w:p w14:paraId="0890EC72" w14:textId="77777777" w:rsidR="008D0C4C" w:rsidRDefault="008D0C4C" w:rsidP="008D0C4C">
      <w:pPr>
        <w:pStyle w:val="Corps"/>
        <w:jc w:val="center"/>
        <w:rPr>
          <w:rFonts w:ascii="Helvetica Neue" w:eastAsiaTheme="minorEastAsia" w:hAnsi="Helvetica Neue" w:cs="Helvetica Neue"/>
          <w:b/>
          <w:bCs/>
          <w:color w:val="auto"/>
          <w:sz w:val="28"/>
          <w:szCs w:val="28"/>
          <w:lang w:eastAsia="ja-JP"/>
        </w:rPr>
      </w:pPr>
    </w:p>
    <w:p w14:paraId="2D4E49A6" w14:textId="77777777" w:rsidR="008D0C4C" w:rsidRDefault="008D0C4C" w:rsidP="006119CC">
      <w:pPr>
        <w:pStyle w:val="Corps"/>
        <w:rPr>
          <w:rFonts w:ascii="Helvetica Neue" w:eastAsiaTheme="minorEastAsia" w:hAnsi="Helvetica Neue" w:cs="Helvetica Neue"/>
          <w:b/>
          <w:bCs/>
          <w:color w:val="auto"/>
          <w:sz w:val="28"/>
          <w:szCs w:val="28"/>
          <w:lang w:eastAsia="ja-JP"/>
        </w:rPr>
      </w:pPr>
    </w:p>
    <w:p w14:paraId="2F6C2419" w14:textId="77777777" w:rsidR="008D0C4C" w:rsidRDefault="008D0C4C" w:rsidP="008D0C4C">
      <w:pPr>
        <w:pStyle w:val="Corps"/>
        <w:jc w:val="center"/>
        <w:rPr>
          <w:rFonts w:ascii="Helvetica Neue" w:eastAsiaTheme="minorEastAsia" w:hAnsi="Helvetica Neue" w:cs="Helvetica Neue"/>
          <w:b/>
          <w:bCs/>
          <w:color w:val="auto"/>
          <w:sz w:val="28"/>
          <w:szCs w:val="28"/>
          <w:lang w:eastAsia="ja-JP"/>
        </w:rPr>
      </w:pPr>
    </w:p>
    <w:p w14:paraId="50C01F65" w14:textId="1B4C8323" w:rsidR="008D0C4C" w:rsidRPr="008D0C4C" w:rsidRDefault="008D0C4C" w:rsidP="008D0C4C">
      <w:pPr>
        <w:pStyle w:val="Corps"/>
        <w:jc w:val="center"/>
      </w:pPr>
      <w:r>
        <w:rPr>
          <w:rFonts w:eastAsiaTheme="minorEastAsia" w:cs="Helvetica Neue Light"/>
          <w:color w:val="auto"/>
          <w:lang w:eastAsia="ja-JP"/>
        </w:rPr>
        <w:t xml:space="preserve">Responsable ISIMA : David HILL </w:t>
      </w:r>
      <w:r>
        <w:rPr>
          <w:rFonts w:eastAsiaTheme="minorEastAsia" w:cs="Helvetica Neue Light"/>
          <w:color w:val="auto"/>
          <w:szCs w:val="18"/>
          <w:lang w:eastAsia="ja-JP"/>
        </w:rPr>
        <w:t xml:space="preserve">                                            </w:t>
      </w:r>
      <w:r>
        <w:rPr>
          <w:rFonts w:eastAsiaTheme="minorEastAsia" w:cs="Helvetica Neue Light"/>
          <w:color w:val="auto"/>
          <w:lang w:eastAsia="ja-JP"/>
        </w:rPr>
        <w:t xml:space="preserve">date de la soutenance : </w:t>
      </w:r>
      <w:ins w:id="12" w:author="Maxime Escourbiac" w:date="2011-03-16T02:58:00Z">
        <w:r w:rsidR="00D40BE9">
          <w:rPr>
            <w:rFonts w:eastAsiaTheme="minorEastAsia" w:cs="Helvetica Neue Light"/>
            <w:color w:val="auto"/>
            <w:lang w:eastAsia="ja-JP"/>
          </w:rPr>
          <w:t>Mercredi 23 mars</w:t>
        </w:r>
      </w:ins>
      <w:del w:id="13" w:author="Maxime Escourbiac" w:date="2011-03-16T02:58:00Z">
        <w:r w:rsidDel="00D40BE9">
          <w:rPr>
            <w:rFonts w:eastAsiaTheme="minorEastAsia" w:cs="Helvetica Neue Light"/>
            <w:color w:val="auto"/>
            <w:lang w:eastAsia="ja-JP"/>
          </w:rPr>
          <w:delText>TODO</w:delText>
        </w:r>
      </w:del>
    </w:p>
    <w:p w14:paraId="7B6C0AB2" w14:textId="1B79691C" w:rsidR="006B105C" w:rsidRDefault="006B105C"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sz w:val="16"/>
          <w:szCs w:val="16"/>
        </w:rPr>
      </w:pPr>
    </w:p>
    <w:p w14:paraId="5AF80511" w14:textId="77777777" w:rsidR="006B105C" w:rsidRDefault="006B105C">
      <w:pPr>
        <w:rPr>
          <w:sz w:val="16"/>
          <w:szCs w:val="16"/>
        </w:rPr>
      </w:pPr>
    </w:p>
    <w:p w14:paraId="77E75669" w14:textId="77777777" w:rsidR="006B105C" w:rsidRDefault="006B105C">
      <w:pPr>
        <w:rPr>
          <w:sz w:val="16"/>
          <w:szCs w:val="16"/>
        </w:rPr>
      </w:pPr>
    </w:p>
    <w:p w14:paraId="5367CB78" w14:textId="77777777" w:rsidR="00E27994" w:rsidRPr="00E27994" w:rsidRDefault="00E27994"/>
    <w:p w14:paraId="4FF5A5AA" w14:textId="69502DE0" w:rsidR="00E27994" w:rsidRPr="00E27994" w:rsidRDefault="00E27994" w:rsidP="001046F0">
      <w:pPr>
        <w:pStyle w:val="Heading1"/>
      </w:pPr>
      <w:bookmarkStart w:id="14" w:name="_Toc161766885"/>
      <w:bookmarkStart w:id="15" w:name="_Toc161766924"/>
      <w:bookmarkStart w:id="16" w:name="_Toc161767433"/>
      <w:r w:rsidRPr="00E27994">
        <w:t>Remerciements :</w:t>
      </w:r>
      <w:bookmarkEnd w:id="14"/>
      <w:bookmarkEnd w:id="15"/>
      <w:bookmarkEnd w:id="16"/>
    </w:p>
    <w:p w14:paraId="02DC5D68" w14:textId="728EB04D" w:rsidR="006B105C" w:rsidRPr="00F16815" w:rsidRDefault="006B105C" w:rsidP="006119CC">
      <w:pPr>
        <w:jc w:val="both"/>
        <w:rPr>
          <w:color w:val="auto"/>
          <w:rPrChange w:id="17" w:author="Maxime Escourbiac" w:date="2011-03-14T19:48:00Z">
            <w:rPr/>
          </w:rPrChange>
        </w:rPr>
      </w:pPr>
      <w:r w:rsidRPr="00F16815">
        <w:rPr>
          <w:color w:val="auto"/>
          <w:rPrChange w:id="18" w:author="Maxime Escourbiac" w:date="2011-03-14T19:48:00Z">
            <w:rPr/>
          </w:rPrChange>
        </w:rPr>
        <w:t>Nous tenons à remercier notre re</w:t>
      </w:r>
      <w:r w:rsidR="00E27994" w:rsidRPr="00F16815">
        <w:rPr>
          <w:color w:val="auto"/>
          <w:rPrChange w:id="19" w:author="Maxime Escourbiac" w:date="2011-03-14T19:48:00Z">
            <w:rPr/>
          </w:rPrChange>
        </w:rPr>
        <w:t xml:space="preserve">sponsable de projet, David Hill, qui nous a prodigué des conseils et </w:t>
      </w:r>
      <w:ins w:id="20" w:author="Maxime Escourbiac" w:date="2011-03-14T19:48:00Z">
        <w:r w:rsidR="00F16815" w:rsidRPr="00F16815">
          <w:rPr>
            <w:color w:val="auto"/>
            <w:rPrChange w:id="21" w:author="Maxime Escourbiac" w:date="2011-03-14T19:48:00Z">
              <w:rPr/>
            </w:rPrChange>
          </w:rPr>
          <w:t xml:space="preserve">nous a fait </w:t>
        </w:r>
      </w:ins>
      <w:r w:rsidR="00E27994" w:rsidRPr="00F16815">
        <w:rPr>
          <w:color w:val="auto"/>
          <w:rPrChange w:id="22" w:author="Maxime Escourbiac" w:date="2011-03-14T19:48:00Z">
            <w:rPr/>
          </w:rPrChange>
        </w:rPr>
        <w:t>part</w:t>
      </w:r>
      <w:ins w:id="23" w:author="Maxime Escourbiac" w:date="2011-03-14T19:48:00Z">
        <w:r w:rsidR="00F16815" w:rsidRPr="00F16815">
          <w:rPr>
            <w:color w:val="auto"/>
            <w:rPrChange w:id="24" w:author="Maxime Escourbiac" w:date="2011-03-14T19:48:00Z">
              <w:rPr>
                <w:color w:val="C0504D" w:themeColor="accent2"/>
              </w:rPr>
            </w:rPrChange>
          </w:rPr>
          <w:t xml:space="preserve"> de </w:t>
        </w:r>
      </w:ins>
      <w:del w:id="25" w:author="Maxime Escourbiac" w:date="2011-03-14T19:48:00Z">
        <w:r w:rsidR="00E27994" w:rsidRPr="00F16815" w:rsidDel="00F16815">
          <w:rPr>
            <w:color w:val="auto"/>
            <w:rPrChange w:id="26" w:author="Maxime Escourbiac" w:date="2011-03-14T19:48:00Z">
              <w:rPr/>
            </w:rPrChange>
          </w:rPr>
          <w:delText>ager</w:delText>
        </w:r>
      </w:del>
      <w:r w:rsidR="00E27994" w:rsidRPr="00F16815">
        <w:rPr>
          <w:color w:val="auto"/>
          <w:rPrChange w:id="27" w:author="Maxime Escourbiac" w:date="2011-03-14T19:48:00Z">
            <w:rPr/>
          </w:rPrChange>
        </w:rPr>
        <w:t xml:space="preserve"> son expérience t</w:t>
      </w:r>
      <w:r w:rsidR="00821C00" w:rsidRPr="00F16815">
        <w:rPr>
          <w:color w:val="auto"/>
          <w:rPrChange w:id="28" w:author="Maxime Escourbiac" w:date="2011-03-14T19:48:00Z">
            <w:rPr/>
          </w:rPrChange>
        </w:rPr>
        <w:t>out au long de ce projet.</w:t>
      </w:r>
    </w:p>
    <w:p w14:paraId="21655F10" w14:textId="77777777" w:rsidR="00821C00" w:rsidRDefault="00821C00"/>
    <w:p w14:paraId="48FCAEA5" w14:textId="77777777" w:rsidR="00821C00" w:rsidRDefault="00821C00"/>
    <w:p w14:paraId="20C4D4DF" w14:textId="77777777" w:rsidR="00821C00" w:rsidRDefault="00821C00"/>
    <w:p w14:paraId="3A273C30" w14:textId="77777777" w:rsidR="00821C00" w:rsidRDefault="00821C00"/>
    <w:p w14:paraId="0E3CDABA" w14:textId="77777777" w:rsidR="00821C00" w:rsidRDefault="00821C00"/>
    <w:p w14:paraId="4F9FCA84" w14:textId="77777777" w:rsidR="00821C00" w:rsidRDefault="00821C00"/>
    <w:p w14:paraId="40290597" w14:textId="77777777" w:rsidR="00821C00" w:rsidRDefault="00821C00"/>
    <w:p w14:paraId="00C85151" w14:textId="77777777" w:rsidR="00821C00" w:rsidRDefault="00821C00"/>
    <w:p w14:paraId="1FE453A4" w14:textId="77777777" w:rsidR="00821C00" w:rsidRDefault="00821C00"/>
    <w:p w14:paraId="15696B6F" w14:textId="77777777" w:rsidR="00821C00" w:rsidRDefault="00821C00"/>
    <w:p w14:paraId="084B50CA" w14:textId="77777777" w:rsidR="00821C00" w:rsidRDefault="00821C00"/>
    <w:p w14:paraId="4C670DD7" w14:textId="77777777" w:rsidR="00821C00" w:rsidRDefault="00821C00"/>
    <w:p w14:paraId="288AD8FF" w14:textId="77777777" w:rsidR="00821C00" w:rsidRDefault="00821C00"/>
    <w:p w14:paraId="71B36F5F" w14:textId="77777777" w:rsidR="00821C00" w:rsidRDefault="00821C00"/>
    <w:p w14:paraId="0BC48D52" w14:textId="77777777" w:rsidR="00821C00" w:rsidRDefault="00821C00"/>
    <w:p w14:paraId="0E6E355E" w14:textId="2E66758B" w:rsidR="00AA3D0A" w:rsidRDefault="00AA3D0A"/>
    <w:p w14:paraId="06558FC7" w14:textId="178B6552" w:rsidR="008D0C4C" w:rsidRPr="00AA3D0A" w:rsidRDefault="00AA3D0A" w:rsidP="00AA3D0A">
      <w:r>
        <w:br w:type="page"/>
      </w:r>
    </w:p>
    <w:p w14:paraId="152AB0B4" w14:textId="670E7F91" w:rsidR="00AA3D0A" w:rsidRPr="008B57F6" w:rsidRDefault="00AA3D0A">
      <w:pPr>
        <w:pStyle w:val="Title"/>
        <w:pPrChange w:id="29" w:author="Maxime Escourbiac" w:date="2011-03-14T19:49:00Z">
          <w:pPr>
            <w:pStyle w:val="NoSpacing"/>
          </w:pPr>
        </w:pPrChange>
      </w:pPr>
      <w:r w:rsidRPr="008B57F6">
        <w:lastRenderedPageBreak/>
        <w:t>Table des figures et illustration</w:t>
      </w:r>
      <w:ins w:id="30" w:author="Maxime Escourbiac" w:date="2011-03-14T19:48:00Z">
        <w:r w:rsidR="00F16815" w:rsidRPr="00F16815">
          <w:rPr>
            <w:rPrChange w:id="31" w:author="Maxime Escourbiac" w:date="2011-03-14T19:49:00Z">
              <w:rPr>
                <w:color w:val="C0504D" w:themeColor="accent2"/>
              </w:rPr>
            </w:rPrChange>
          </w:rPr>
          <w:t>s</w:t>
        </w:r>
      </w:ins>
      <w:r w:rsidRPr="008B57F6">
        <w:t xml:space="preserve"> </w:t>
      </w:r>
    </w:p>
    <w:p w14:paraId="0B96243A" w14:textId="77777777" w:rsidR="00847FA4" w:rsidRDefault="00847FA4" w:rsidP="003D4082">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jc w:val="both"/>
        <w:rPr>
          <w:ins w:id="32" w:author="Maxime Escourbiac" w:date="2011-03-14T23:26:00Z"/>
        </w:rPr>
      </w:pPr>
    </w:p>
    <w:p w14:paraId="51FABB22" w14:textId="344D3D12" w:rsidR="00AA3D0A" w:rsidRPr="00422968" w:rsidDel="00847FA4" w:rsidRDefault="00847FA4" w:rsidP="003D4082">
      <w:pPr>
        <w:jc w:val="both"/>
        <w:rPr>
          <w:del w:id="33" w:author="Maxime Escourbiac" w:date="2011-03-14T23:23:00Z"/>
        </w:rPr>
        <w:pPrChange w:id="34" w:author="Maxime Escourbiac" w:date="2011-03-14T23:32:00Z">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PrChange>
      </w:pPr>
      <w:ins w:id="35" w:author="Maxime Escourbiac" w:date="2011-03-14T23:26:00Z">
        <w:r w:rsidRPr="00163C73">
          <w:t xml:space="preserve">Figure 1 </w:t>
        </w:r>
      </w:ins>
      <w:ins w:id="36" w:author="Maxime Escourbiac" w:date="2011-03-14T23:36:00Z">
        <w:r w:rsidR="00127BBE">
          <w:t xml:space="preserve">  </w:t>
        </w:r>
      </w:ins>
      <w:ins w:id="37" w:author="Maxime Escourbiac" w:date="2011-03-14T23:28:00Z">
        <w:r w:rsidRPr="00163C73">
          <w:t xml:space="preserve"> </w:t>
        </w:r>
      </w:ins>
      <w:r w:rsidR="003D4082">
        <w:t>I</w:t>
      </w:r>
      <w:ins w:id="38" w:author="Maxime Escourbiac" w:date="2011-03-14T23:31:00Z">
        <w:r w:rsidR="00127BBE" w:rsidRPr="00163C73">
          <w:t>nstallation</w:t>
        </w:r>
      </w:ins>
      <w:ins w:id="39" w:author="Maxime Escourbiac" w:date="2011-03-14T23:28:00Z">
        <w:r w:rsidRPr="00422968">
          <w:t xml:space="preserve"> </w:t>
        </w:r>
        <w:proofErr w:type="spellStart"/>
        <w:r w:rsidRPr="00422968">
          <w:t>ArgoUML</w:t>
        </w:r>
        <w:proofErr w:type="spellEnd"/>
        <w:r w:rsidRPr="00422968">
          <w:t xml:space="preserve"> Windows ………………………………………</w:t>
        </w:r>
      </w:ins>
      <w:ins w:id="40" w:author="Maxime Escourbiac" w:date="2011-03-14T23:34:00Z">
        <w:r w:rsidR="00127BBE">
          <w:t>………………</w:t>
        </w:r>
      </w:ins>
      <w:ins w:id="41" w:author="Maxime Escourbiac" w:date="2011-03-15T00:03:00Z">
        <w:r w:rsidR="00B37634">
          <w:t>.</w:t>
        </w:r>
      </w:ins>
      <w:ins w:id="42" w:author="Maxime Escourbiac" w:date="2011-03-14T23:34:00Z">
        <w:r w:rsidR="00127BBE">
          <w:t>………………</w:t>
        </w:r>
      </w:ins>
      <w:r w:rsidR="003D4082">
        <w:t>.</w:t>
      </w:r>
      <w:ins w:id="43" w:author="Maxime Escourbiac" w:date="2011-03-14T23:34:00Z">
        <w:r w:rsidR="00127BBE">
          <w:t>…</w:t>
        </w:r>
      </w:ins>
      <w:r w:rsidR="00A7603F">
        <w:t>2</w:t>
      </w:r>
      <w:ins w:id="44" w:author="Maxime Escourbiac" w:date="2011-03-14T23:32:00Z">
        <w:r w:rsidR="00127BBE">
          <w:br/>
        </w:r>
      </w:ins>
      <w:ins w:id="45" w:author="Maxime Escourbiac" w:date="2011-03-14T23:28:00Z">
        <w:r w:rsidR="00127BBE" w:rsidRPr="00163C73">
          <w:t xml:space="preserve">Figure 2 </w:t>
        </w:r>
      </w:ins>
      <w:ins w:id="46" w:author="Maxime Escourbiac" w:date="2011-03-14T23:36:00Z">
        <w:r w:rsidR="00127BBE">
          <w:t xml:space="preserve">  </w:t>
        </w:r>
      </w:ins>
      <w:ins w:id="47" w:author="Maxime Escourbiac" w:date="2011-03-14T23:28:00Z">
        <w:r w:rsidR="00127BBE" w:rsidRPr="00163C73">
          <w:t xml:space="preserve"> </w:t>
        </w:r>
      </w:ins>
      <w:r w:rsidR="003D4082">
        <w:t>I</w:t>
      </w:r>
      <w:ins w:id="48" w:author="Maxime Escourbiac" w:date="2011-03-14T23:31:00Z">
        <w:r w:rsidR="00127BBE" w:rsidRPr="00163C73">
          <w:t>nstallation</w:t>
        </w:r>
      </w:ins>
      <w:ins w:id="49" w:author="Maxime Escourbiac" w:date="2011-03-14T23:28:00Z">
        <w:r w:rsidR="00127BBE" w:rsidRPr="00422968">
          <w:t xml:space="preserve"> </w:t>
        </w:r>
        <w:proofErr w:type="spellStart"/>
        <w:r w:rsidR="00127BBE" w:rsidRPr="00422968">
          <w:t>ArgoUML</w:t>
        </w:r>
        <w:proofErr w:type="spellEnd"/>
        <w:r w:rsidR="00127BBE" w:rsidRPr="00422968">
          <w:t xml:space="preserve"> </w:t>
        </w:r>
      </w:ins>
      <w:ins w:id="50" w:author="Maxime Escourbiac" w:date="2011-03-14T23:29:00Z">
        <w:r w:rsidR="00127BBE" w:rsidRPr="00422968">
          <w:t>Linux partie 1</w:t>
        </w:r>
      </w:ins>
      <w:ins w:id="51" w:author="Maxime Escourbiac" w:date="2011-03-14T23:28:00Z">
        <w:r w:rsidR="00127BBE" w:rsidRPr="00D40BE9">
          <w:t xml:space="preserve"> …………………………………</w:t>
        </w:r>
      </w:ins>
      <w:ins w:id="52" w:author="Maxime Escourbiac" w:date="2011-03-14T23:34:00Z">
        <w:r w:rsidR="00127BBE">
          <w:t>…………</w:t>
        </w:r>
      </w:ins>
      <w:proofErr w:type="gramStart"/>
      <w:ins w:id="53" w:author="Maxime Escourbiac" w:date="2011-03-15T00:03:00Z">
        <w:r w:rsidR="00B37634">
          <w:t>...</w:t>
        </w:r>
      </w:ins>
      <w:ins w:id="54" w:author="Maxime Escourbiac" w:date="2011-03-14T23:34:00Z">
        <w:r w:rsidR="00127BBE">
          <w:t>……………</w:t>
        </w:r>
      </w:ins>
      <w:ins w:id="55" w:author="Maxime Escourbiac" w:date="2011-03-15T00:03:00Z">
        <w:r w:rsidR="00B37634">
          <w:t>.</w:t>
        </w:r>
      </w:ins>
      <w:ins w:id="56" w:author="Maxime Escourbiac" w:date="2011-03-14T23:34:00Z">
        <w:r w:rsidR="00127BBE">
          <w:t>…….</w:t>
        </w:r>
      </w:ins>
      <w:ins w:id="57" w:author="Maxime Escourbiac" w:date="2011-03-14T23:29:00Z">
        <w:r w:rsidR="00127BBE" w:rsidRPr="00163C73">
          <w:t>.</w:t>
        </w:r>
      </w:ins>
      <w:ins w:id="58" w:author="Maxime Escourbiac" w:date="2011-03-14T23:47:00Z">
        <w:r w:rsidR="00065A1B">
          <w:t>.</w:t>
        </w:r>
      </w:ins>
      <w:r w:rsidR="00A7603F">
        <w:t>3</w:t>
      </w:r>
      <w:proofErr w:type="gramEnd"/>
      <w:ins w:id="59" w:author="Maxime Escourbiac" w:date="2011-03-14T23:32:00Z">
        <w:r w:rsidR="00127BBE">
          <w:br/>
        </w:r>
      </w:ins>
      <w:ins w:id="60" w:author="Maxime Escourbiac" w:date="2011-03-14T23:29:00Z">
        <w:r w:rsidR="00127BBE" w:rsidRPr="00163C73">
          <w:t xml:space="preserve">Figure 3  </w:t>
        </w:r>
      </w:ins>
      <w:ins w:id="61" w:author="Maxime Escourbiac" w:date="2011-03-14T23:36:00Z">
        <w:r w:rsidR="00127BBE">
          <w:t xml:space="preserve">  </w:t>
        </w:r>
      </w:ins>
      <w:r w:rsidR="003D4082">
        <w:t>I</w:t>
      </w:r>
      <w:ins w:id="62" w:author="Maxime Escourbiac" w:date="2011-03-14T23:31:00Z">
        <w:r w:rsidR="00127BBE" w:rsidRPr="00163C73">
          <w:t>nstallation</w:t>
        </w:r>
      </w:ins>
      <w:ins w:id="63" w:author="Maxime Escourbiac" w:date="2011-03-14T23:29:00Z">
        <w:r w:rsidR="00127BBE" w:rsidRPr="00163C73">
          <w:t xml:space="preserve"> </w:t>
        </w:r>
        <w:proofErr w:type="spellStart"/>
        <w:r w:rsidR="00127BBE" w:rsidRPr="00163C73">
          <w:t>ArgoUML</w:t>
        </w:r>
        <w:proofErr w:type="spellEnd"/>
        <w:r w:rsidR="00127BBE" w:rsidRPr="00163C73">
          <w:t xml:space="preserve"> Linux partie 2 …………………………………</w:t>
        </w:r>
      </w:ins>
      <w:ins w:id="64" w:author="Maxime Escourbiac" w:date="2011-03-14T23:34:00Z">
        <w:r w:rsidR="00127BBE">
          <w:t>………………………………..</w:t>
        </w:r>
      </w:ins>
      <w:ins w:id="65" w:author="Maxime Escourbiac" w:date="2011-03-14T23:47:00Z">
        <w:r w:rsidR="00065A1B">
          <w:t>.</w:t>
        </w:r>
      </w:ins>
      <w:r w:rsidR="00A7603F">
        <w:t>3</w:t>
      </w:r>
      <w:ins w:id="66" w:author="Maxime Escourbiac" w:date="2011-03-14T23:29:00Z">
        <w:r w:rsidR="00127BBE" w:rsidRPr="00163C73">
          <w:t xml:space="preserve"> </w:t>
        </w:r>
      </w:ins>
      <w:del w:id="67" w:author="Maxime Escourbiac" w:date="2011-03-14T23:23:00Z">
        <w:r w:rsidR="00AA3D0A" w:rsidRPr="00163C73" w:rsidDel="00847FA4">
          <w:delText>TODO</w:delText>
        </w:r>
      </w:del>
    </w:p>
    <w:p w14:paraId="59BAAAD1" w14:textId="24B33F75" w:rsidR="00AA3D0A" w:rsidRPr="00422968" w:rsidDel="00847FA4" w:rsidRDefault="00AA3D0A" w:rsidP="003D4082">
      <w:pPr>
        <w:jc w:val="both"/>
        <w:rPr>
          <w:del w:id="68" w:author="Maxime Escourbiac" w:date="2011-03-14T23:26:00Z"/>
        </w:rPr>
        <w:pPrChange w:id="69" w:author="Maxime Escourbiac" w:date="2011-03-14T23:32:00Z">
          <w:pPr>
            <w:pStyle w:val="Corps"/>
          </w:pPr>
        </w:pPrChange>
      </w:pPr>
    </w:p>
    <w:p w14:paraId="1AE9F20D" w14:textId="33F3EA9E" w:rsidR="00AA3D0A" w:rsidRPr="00127BBE" w:rsidDel="00127BBE" w:rsidRDefault="00127BBE" w:rsidP="003D4082">
      <w:pPr>
        <w:jc w:val="both"/>
        <w:rPr>
          <w:del w:id="70" w:author="Maxime Escourbiac" w:date="2011-03-14T23:32:00Z"/>
          <w:rPrChange w:id="71" w:author="Maxime Escourbiac" w:date="2011-03-14T23:32:00Z">
            <w:rPr>
              <w:del w:id="72" w:author="Maxime Escourbiac" w:date="2011-03-14T23:32:00Z"/>
              <w:sz w:val="48"/>
              <w:szCs w:val="48"/>
            </w:rPr>
          </w:rPrChange>
        </w:rPr>
        <w:pPrChange w:id="73" w:author="Maxime Escourbiac" w:date="2011-03-14T23:32:00Z">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PrChange>
      </w:pPr>
      <w:ins w:id="74" w:author="Maxime Escourbiac" w:date="2011-03-14T23:32:00Z">
        <w:r>
          <w:br/>
        </w:r>
      </w:ins>
    </w:p>
    <w:p w14:paraId="1BF7A960" w14:textId="084E56BC" w:rsidR="00AA3D0A" w:rsidRPr="00127BBE" w:rsidDel="008D72CE" w:rsidRDefault="00127BBE" w:rsidP="003D4082">
      <w:pPr>
        <w:jc w:val="both"/>
        <w:rPr>
          <w:del w:id="75" w:author="Maxime Escourbiac" w:date="2011-03-14T22:30:00Z"/>
          <w:b/>
          <w:rPrChange w:id="76" w:author="Maxime Escourbiac" w:date="2011-03-14T23:32:00Z">
            <w:rPr>
              <w:del w:id="77" w:author="Maxime Escourbiac" w:date="2011-03-14T22:30:00Z"/>
              <w:b w:val="0"/>
              <w:sz w:val="48"/>
              <w:szCs w:val="48"/>
            </w:rPr>
          </w:rPrChange>
        </w:rPr>
        <w:pPrChange w:id="78" w:author="Maxime Escourbiac" w:date="2011-03-14T23:32:00Z">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PrChange>
      </w:pPr>
      <w:ins w:id="79" w:author="Maxime Escourbiac" w:date="2011-03-14T23:30:00Z">
        <w:r w:rsidRPr="00163C73">
          <w:t xml:space="preserve">Figure 4  </w:t>
        </w:r>
      </w:ins>
      <w:ins w:id="80" w:author="Maxime Escourbiac" w:date="2011-03-14T23:36:00Z">
        <w:r>
          <w:t xml:space="preserve">  </w:t>
        </w:r>
      </w:ins>
      <w:r w:rsidR="003D4082">
        <w:t>I</w:t>
      </w:r>
      <w:ins w:id="81" w:author="Maxime Escourbiac" w:date="2011-03-14T23:31:00Z">
        <w:r w:rsidRPr="00163C73">
          <w:t>nstallation</w:t>
        </w:r>
      </w:ins>
      <w:ins w:id="82" w:author="Maxime Escourbiac" w:date="2011-03-14T23:30:00Z">
        <w:r w:rsidRPr="00163C73">
          <w:t xml:space="preserve"> </w:t>
        </w:r>
        <w:proofErr w:type="spellStart"/>
        <w:r w:rsidRPr="00163C73">
          <w:t>ArgoUML</w:t>
        </w:r>
        <w:proofErr w:type="spellEnd"/>
        <w:r w:rsidRPr="00163C73">
          <w:t xml:space="preserve"> Linux partie 3 …………………………………</w:t>
        </w:r>
      </w:ins>
      <w:ins w:id="83" w:author="Maxime Escourbiac" w:date="2011-03-14T23:34:00Z">
        <w:r>
          <w:t>………………………………..</w:t>
        </w:r>
      </w:ins>
      <w:ins w:id="84" w:author="Maxime Escourbiac" w:date="2011-03-14T23:47:00Z">
        <w:r w:rsidR="00065A1B">
          <w:t>.</w:t>
        </w:r>
      </w:ins>
      <w:r w:rsidR="00A7603F">
        <w:t>3</w:t>
      </w:r>
    </w:p>
    <w:p w14:paraId="42DC9B5D" w14:textId="0F8D2190" w:rsidR="00127BBE" w:rsidRPr="00127BBE" w:rsidRDefault="00127BBE" w:rsidP="003D4082">
      <w:pPr>
        <w:jc w:val="both"/>
        <w:rPr>
          <w:ins w:id="85" w:author="Maxime Escourbiac" w:date="2011-03-14T23:32:00Z"/>
          <w:rPrChange w:id="86" w:author="Maxime Escourbiac" w:date="2011-03-14T23:35:00Z">
            <w:rPr>
              <w:ins w:id="87" w:author="Maxime Escourbiac" w:date="2011-03-14T23:32:00Z"/>
              <w:sz w:val="48"/>
              <w:szCs w:val="48"/>
            </w:rPr>
          </w:rPrChange>
        </w:rPr>
        <w:pPrChange w:id="88" w:author="Maxime Escourbiac" w:date="2011-03-14T23:32:00Z">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PrChange>
      </w:pPr>
      <w:ins w:id="89" w:author="Maxime Escourbiac" w:date="2011-03-14T23:33:00Z">
        <w:r>
          <w:br/>
        </w:r>
      </w:ins>
      <w:ins w:id="90" w:author="Maxime Escourbiac" w:date="2011-03-14T23:30:00Z">
        <w:r w:rsidRPr="00163C73">
          <w:t xml:space="preserve">Figure 5  </w:t>
        </w:r>
      </w:ins>
      <w:ins w:id="91" w:author="Maxime Escourbiac" w:date="2011-03-14T23:36:00Z">
        <w:r>
          <w:t xml:space="preserve">  </w:t>
        </w:r>
      </w:ins>
      <w:r w:rsidR="003D4082">
        <w:t>I</w:t>
      </w:r>
      <w:ins w:id="92" w:author="Maxime Escourbiac" w:date="2011-03-14T23:31:00Z">
        <w:r w:rsidRPr="00163C73">
          <w:t>nstallation</w:t>
        </w:r>
      </w:ins>
      <w:ins w:id="93" w:author="Maxime Escourbiac" w:date="2011-03-14T23:30:00Z">
        <w:r w:rsidRPr="00163C73">
          <w:t xml:space="preserve"> </w:t>
        </w:r>
        <w:proofErr w:type="spellStart"/>
        <w:r w:rsidRPr="00163C73">
          <w:t>ArgoUML</w:t>
        </w:r>
        <w:proofErr w:type="spellEnd"/>
        <w:r w:rsidRPr="00163C73">
          <w:t xml:space="preserve"> Mac </w:t>
        </w:r>
      </w:ins>
      <w:ins w:id="94" w:author="Maxime Escourbiac" w:date="2011-03-14T23:33:00Z">
        <w:r>
          <w:t>…</w:t>
        </w:r>
      </w:ins>
      <w:ins w:id="95" w:author="Maxime Escourbiac" w:date="2011-03-14T23:31:00Z">
        <w:r w:rsidRPr="00163C73">
          <w:t>………….</w:t>
        </w:r>
      </w:ins>
      <w:ins w:id="96" w:author="Maxime Escourbiac" w:date="2011-03-14T23:30:00Z">
        <w:r w:rsidRPr="00163C73">
          <w:t>………………………</w:t>
        </w:r>
      </w:ins>
      <w:ins w:id="97" w:author="Maxime Escourbiac" w:date="2011-03-14T23:57:00Z">
        <w:r w:rsidR="00561047">
          <w:t>.</w:t>
        </w:r>
      </w:ins>
      <w:ins w:id="98" w:author="Maxime Escourbiac" w:date="2011-03-14T23:30:00Z">
        <w:r w:rsidRPr="00163C73">
          <w:t>…………</w:t>
        </w:r>
      </w:ins>
      <w:ins w:id="99" w:author="Maxime Escourbiac" w:date="2011-03-14T23:34:00Z">
        <w:r>
          <w:t>…………………………………</w:t>
        </w:r>
      </w:ins>
      <w:r w:rsidR="00A7603F">
        <w:t>3</w:t>
      </w:r>
      <w:ins w:id="100" w:author="Maxime Escourbiac" w:date="2011-03-14T23:33:00Z">
        <w:r>
          <w:br/>
        </w:r>
      </w:ins>
      <w:ins w:id="101" w:author="Maxime Escourbiac" w:date="2011-03-14T23:31:00Z">
        <w:r w:rsidRPr="00163C73">
          <w:t xml:space="preserve">Figure </w:t>
        </w:r>
      </w:ins>
      <w:ins w:id="102" w:author="Maxime Escourbiac" w:date="2011-03-14T23:32:00Z">
        <w:r w:rsidRPr="00163C73">
          <w:t>6</w:t>
        </w:r>
      </w:ins>
      <w:ins w:id="103" w:author="Maxime Escourbiac" w:date="2011-03-14T23:31:00Z">
        <w:r w:rsidRPr="00422968">
          <w:t xml:space="preserve">  </w:t>
        </w:r>
      </w:ins>
      <w:ins w:id="104" w:author="Maxime Escourbiac" w:date="2011-03-14T23:36:00Z">
        <w:r>
          <w:t xml:space="preserve">  </w:t>
        </w:r>
      </w:ins>
      <w:ins w:id="105" w:author="Maxime Escourbiac" w:date="2011-03-14T23:46:00Z">
        <w:r w:rsidR="00065A1B">
          <w:t>Interface principale d’</w:t>
        </w:r>
        <w:proofErr w:type="spellStart"/>
        <w:r w:rsidR="00065A1B">
          <w:t>ArgoUML</w:t>
        </w:r>
        <w:proofErr w:type="spellEnd"/>
        <w:r w:rsidR="00065A1B">
          <w:t xml:space="preserve"> </w:t>
        </w:r>
      </w:ins>
      <w:ins w:id="106" w:author="Maxime Escourbiac" w:date="2011-03-14T23:31:00Z">
        <w:r w:rsidRPr="00163C73">
          <w:t xml:space="preserve"> …………………………………</w:t>
        </w:r>
      </w:ins>
      <w:ins w:id="107" w:author="Maxime Escourbiac" w:date="2011-03-14T23:34:00Z">
        <w:r>
          <w:t>………………………………</w:t>
        </w:r>
      </w:ins>
      <w:ins w:id="108" w:author="Maxime Escourbiac" w:date="2011-03-14T23:46:00Z">
        <w:r w:rsidR="00065A1B">
          <w:t>………</w:t>
        </w:r>
      </w:ins>
      <w:r w:rsidR="00A7603F">
        <w:t>4</w:t>
      </w:r>
      <w:ins w:id="109" w:author="Maxime Escourbiac" w:date="2011-03-14T23:33:00Z">
        <w:r>
          <w:br/>
        </w:r>
      </w:ins>
      <w:ins w:id="110" w:author="Maxime Escourbiac" w:date="2011-03-14T23:32:00Z">
        <w:r w:rsidRPr="00163C73">
          <w:t xml:space="preserve">Figure 7  </w:t>
        </w:r>
      </w:ins>
      <w:ins w:id="111" w:author="Maxime Escourbiac" w:date="2011-03-14T23:36:00Z">
        <w:r>
          <w:t xml:space="preserve">  </w:t>
        </w:r>
      </w:ins>
      <w:ins w:id="112" w:author="Maxime Escourbiac" w:date="2011-03-14T23:47:00Z">
        <w:r w:rsidR="00065A1B">
          <w:t>Barre d’ajout pour le diagramme de class</w:t>
        </w:r>
      </w:ins>
      <w:ins w:id="113" w:author="Maxime Escourbiac" w:date="2011-03-15T00:03:00Z">
        <w:r w:rsidR="00B37634">
          <w:t>e</w:t>
        </w:r>
      </w:ins>
      <w:ins w:id="114" w:author="Maxime Escourbiac" w:date="2011-03-14T23:47:00Z">
        <w:r w:rsidR="00065A1B">
          <w:t xml:space="preserve"> </w:t>
        </w:r>
      </w:ins>
      <w:ins w:id="115" w:author="Maxime Escourbiac" w:date="2011-03-14T23:32:00Z">
        <w:r w:rsidRPr="00163C73">
          <w:t>………………………</w:t>
        </w:r>
      </w:ins>
      <w:ins w:id="116" w:author="Maxime Escourbiac" w:date="2011-03-14T23:34:00Z">
        <w:r>
          <w:t>………………………………</w:t>
        </w:r>
      </w:ins>
      <w:ins w:id="117" w:author="Maxime Escourbiac" w:date="2011-03-14T23:47:00Z">
        <w:r w:rsidR="00B37634">
          <w:t>.</w:t>
        </w:r>
        <w:r w:rsidR="00065A1B">
          <w:t>…</w:t>
        </w:r>
      </w:ins>
      <w:ins w:id="118" w:author="Maxime Escourbiac" w:date="2011-03-14T23:32:00Z">
        <w:r w:rsidR="00065A1B" w:rsidRPr="00163C73">
          <w:t>5</w:t>
        </w:r>
      </w:ins>
      <w:ins w:id="119" w:author="Maxime Escourbiac" w:date="2011-03-14T23:34:00Z">
        <w:r>
          <w:br/>
        </w:r>
      </w:ins>
      <w:ins w:id="120" w:author="Maxime Escourbiac" w:date="2011-03-14T23:35:00Z">
        <w:r w:rsidRPr="009C1F0E">
          <w:t xml:space="preserve">Figure </w:t>
        </w:r>
        <w:r>
          <w:t>8</w:t>
        </w:r>
        <w:r w:rsidRPr="009C1F0E">
          <w:t xml:space="preserve">  </w:t>
        </w:r>
      </w:ins>
      <w:ins w:id="121" w:author="Maxime Escourbiac" w:date="2011-03-14T23:36:00Z">
        <w:r>
          <w:t xml:space="preserve">  </w:t>
        </w:r>
      </w:ins>
      <w:ins w:id="122" w:author="Maxime Escourbiac" w:date="2011-03-14T23:47:00Z">
        <w:r w:rsidR="00065A1B">
          <w:t>Création d’association entre les classes</w:t>
        </w:r>
      </w:ins>
      <w:ins w:id="123" w:author="Maxime Escourbiac" w:date="2011-03-14T23:48:00Z">
        <w:r w:rsidR="00065A1B">
          <w:t> </w:t>
        </w:r>
      </w:ins>
      <w:ins w:id="124" w:author="Maxime Escourbiac" w:date="2011-03-14T23:35:00Z">
        <w:r w:rsidR="00065A1B">
          <w:t>...</w:t>
        </w:r>
        <w:r w:rsidRPr="009C1F0E">
          <w:t>……………………………</w:t>
        </w:r>
        <w:r>
          <w:t>……………………………….</w:t>
        </w:r>
      </w:ins>
      <w:ins w:id="125" w:author="Maxime Escourbiac" w:date="2011-03-14T23:48:00Z">
        <w:r w:rsidR="00065A1B">
          <w:t>5</w:t>
        </w:r>
      </w:ins>
      <w:ins w:id="126" w:author="Maxime Escourbiac" w:date="2011-03-14T23:35:00Z">
        <w:r>
          <w:br/>
        </w:r>
        <w:r w:rsidRPr="009C1F0E">
          <w:t xml:space="preserve">Figure </w:t>
        </w:r>
      </w:ins>
      <w:ins w:id="127" w:author="Maxime Escourbiac" w:date="2011-03-14T23:36:00Z">
        <w:r>
          <w:t>9</w:t>
        </w:r>
      </w:ins>
      <w:ins w:id="128" w:author="Maxime Escourbiac" w:date="2011-03-14T23:35:00Z">
        <w:r w:rsidRPr="009C1F0E">
          <w:t xml:space="preserve">  </w:t>
        </w:r>
      </w:ins>
      <w:ins w:id="129" w:author="Maxime Escourbiac" w:date="2011-03-14T23:36:00Z">
        <w:r>
          <w:t xml:space="preserve">  </w:t>
        </w:r>
      </w:ins>
      <w:ins w:id="130" w:author="Maxime Escourbiac" w:date="2011-03-14T23:48:00Z">
        <w:r w:rsidR="00065A1B">
          <w:t xml:space="preserve">Les associations ternaires </w:t>
        </w:r>
      </w:ins>
      <w:ins w:id="131" w:author="Maxime Escourbiac" w:date="2011-03-14T23:35:00Z">
        <w:r w:rsidRPr="009C1F0E">
          <w:t xml:space="preserve"> </w:t>
        </w:r>
      </w:ins>
      <w:ins w:id="132" w:author="Maxime Escourbiac" w:date="2011-03-14T23:48:00Z">
        <w:r w:rsidR="00065A1B">
          <w:t>………………</w:t>
        </w:r>
      </w:ins>
      <w:ins w:id="133" w:author="Maxime Escourbiac" w:date="2011-03-14T23:35:00Z">
        <w:r w:rsidRPr="009C1F0E">
          <w:t>…………………………………</w:t>
        </w:r>
        <w:r>
          <w:t>……………………………….</w:t>
        </w:r>
      </w:ins>
      <w:ins w:id="134" w:author="Maxime Escourbiac" w:date="2011-03-14T23:48:00Z">
        <w:r w:rsidR="00065A1B">
          <w:t>6</w:t>
        </w:r>
      </w:ins>
      <w:ins w:id="135" w:author="Maxime Escourbiac" w:date="2011-03-14T23:35:00Z">
        <w:r>
          <w:br/>
        </w:r>
        <w:r w:rsidRPr="009C1F0E">
          <w:t xml:space="preserve">Figure </w:t>
        </w:r>
        <w:r>
          <w:t>10</w:t>
        </w:r>
        <w:r w:rsidRPr="009C1F0E">
          <w:t xml:space="preserve">  </w:t>
        </w:r>
      </w:ins>
      <w:ins w:id="136" w:author="Maxime Escourbiac" w:date="2011-03-14T23:48:00Z">
        <w:r w:rsidR="00561047">
          <w:t>Onglet propriétés d</w:t>
        </w:r>
      </w:ins>
      <w:ins w:id="137" w:author="Maxime Escourbiac" w:date="2011-03-14T23:49:00Z">
        <w:r w:rsidR="00561047">
          <w:t>’</w:t>
        </w:r>
        <w:proofErr w:type="spellStart"/>
        <w:r w:rsidR="00561047">
          <w:t>ArgoUML</w:t>
        </w:r>
      </w:ins>
      <w:proofErr w:type="spellEnd"/>
      <w:ins w:id="138" w:author="Maxime Escourbiac" w:date="2011-03-14T23:35:00Z">
        <w:r w:rsidRPr="009C1F0E">
          <w:t xml:space="preserve"> </w:t>
        </w:r>
      </w:ins>
      <w:ins w:id="139" w:author="Maxime Escourbiac" w:date="2011-03-14T23:49:00Z">
        <w:r w:rsidR="00561047">
          <w:t>…………</w:t>
        </w:r>
      </w:ins>
      <w:ins w:id="140" w:author="Maxime Escourbiac" w:date="2011-03-14T23:35:00Z">
        <w:r w:rsidRPr="009C1F0E">
          <w:t>…………………………………</w:t>
        </w:r>
        <w:r>
          <w:t>……………………………….</w:t>
        </w:r>
      </w:ins>
      <w:ins w:id="141" w:author="Maxime Escourbiac" w:date="2011-03-14T23:48:00Z">
        <w:r w:rsidR="00561047">
          <w:t>6</w:t>
        </w:r>
      </w:ins>
      <w:ins w:id="142" w:author="Maxime Escourbiac" w:date="2011-03-14T23:35:00Z">
        <w:r>
          <w:br/>
        </w:r>
        <w:r w:rsidRPr="009C1F0E">
          <w:t xml:space="preserve">Figure </w:t>
        </w:r>
      </w:ins>
      <w:ins w:id="143" w:author="Maxime Escourbiac" w:date="2011-03-14T23:36:00Z">
        <w:r>
          <w:t>11</w:t>
        </w:r>
      </w:ins>
      <w:ins w:id="144" w:author="Maxime Escourbiac" w:date="2011-03-14T23:35:00Z">
        <w:r w:rsidRPr="009C1F0E">
          <w:t xml:space="preserve">  </w:t>
        </w:r>
      </w:ins>
      <w:ins w:id="145" w:author="Maxime Escourbiac" w:date="2011-03-14T23:49:00Z">
        <w:r w:rsidR="00561047">
          <w:t>Onglet documentation d’</w:t>
        </w:r>
        <w:proofErr w:type="spellStart"/>
        <w:r w:rsidR="00561047">
          <w:t>ArgoUML</w:t>
        </w:r>
        <w:proofErr w:type="spellEnd"/>
        <w:r w:rsidR="00561047">
          <w:t xml:space="preserve"> ….</w:t>
        </w:r>
      </w:ins>
      <w:ins w:id="146" w:author="Maxime Escourbiac" w:date="2011-03-14T23:35:00Z">
        <w:r w:rsidRPr="009C1F0E">
          <w:t>…………………………………</w:t>
        </w:r>
        <w:r>
          <w:t>……………………………….</w:t>
        </w:r>
      </w:ins>
      <w:ins w:id="147" w:author="Maxime Escourbiac" w:date="2011-03-14T23:49:00Z">
        <w:r w:rsidR="00561047">
          <w:t>6</w:t>
        </w:r>
      </w:ins>
      <w:ins w:id="148" w:author="Maxime Escourbiac" w:date="2011-03-14T23:35:00Z">
        <w:r>
          <w:br/>
        </w:r>
        <w:r w:rsidRPr="009C1F0E">
          <w:t xml:space="preserve">Figure </w:t>
        </w:r>
      </w:ins>
      <w:ins w:id="149" w:author="Maxime Escourbiac" w:date="2011-03-14T23:36:00Z">
        <w:r>
          <w:t>12</w:t>
        </w:r>
      </w:ins>
      <w:ins w:id="150" w:author="Maxime Escourbiac" w:date="2011-03-14T23:35:00Z">
        <w:r w:rsidRPr="009C1F0E">
          <w:t xml:space="preserve">  </w:t>
        </w:r>
      </w:ins>
      <w:ins w:id="151" w:author="Maxime Escourbiac" w:date="2011-03-14T23:49:00Z">
        <w:r w:rsidR="00561047">
          <w:t xml:space="preserve">Documentation sous </w:t>
        </w:r>
        <w:proofErr w:type="spellStart"/>
        <w:r w:rsidR="00561047">
          <w:t>ArgoUML</w:t>
        </w:r>
      </w:ins>
      <w:proofErr w:type="spellEnd"/>
      <w:ins w:id="152" w:author="Maxime Escourbiac" w:date="2011-03-14T23:35:00Z">
        <w:r w:rsidRPr="009C1F0E">
          <w:t xml:space="preserve"> </w:t>
        </w:r>
      </w:ins>
      <w:ins w:id="153" w:author="Maxime Escourbiac" w:date="2011-03-14T23:50:00Z">
        <w:r w:rsidR="00561047">
          <w:t>……….</w:t>
        </w:r>
      </w:ins>
      <w:ins w:id="154" w:author="Maxime Escourbiac" w:date="2011-03-14T23:35:00Z">
        <w:r w:rsidRPr="009C1F0E">
          <w:t>…………………………………</w:t>
        </w:r>
        <w:r>
          <w:t>……………………………….</w:t>
        </w:r>
      </w:ins>
      <w:ins w:id="155" w:author="Maxime Escourbiac" w:date="2011-03-14T23:49:00Z">
        <w:r w:rsidR="00561047">
          <w:t>7</w:t>
        </w:r>
      </w:ins>
      <w:ins w:id="156" w:author="Maxime Escourbiac" w:date="2011-03-14T23:35:00Z">
        <w:r>
          <w:br/>
        </w:r>
        <w:r w:rsidRPr="009C1F0E">
          <w:t xml:space="preserve">Figure </w:t>
        </w:r>
      </w:ins>
      <w:ins w:id="157" w:author="Maxime Escourbiac" w:date="2011-03-14T23:36:00Z">
        <w:r>
          <w:t>13</w:t>
        </w:r>
      </w:ins>
      <w:ins w:id="158" w:author="Maxime Escourbiac" w:date="2011-03-14T23:35:00Z">
        <w:r w:rsidRPr="009C1F0E">
          <w:t xml:space="preserve">  </w:t>
        </w:r>
      </w:ins>
      <w:ins w:id="159" w:author="Maxime Escourbiac" w:date="2011-03-14T23:50:00Z">
        <w:r w:rsidR="00561047">
          <w:t>Barre d’ajout pour le diagramme de cas d’utilisation</w:t>
        </w:r>
      </w:ins>
      <w:ins w:id="160" w:author="Maxime Escourbiac" w:date="2011-03-14T23:57:00Z">
        <w:r w:rsidR="00561047">
          <w:t>.</w:t>
        </w:r>
      </w:ins>
      <w:ins w:id="161" w:author="Maxime Escourbiac" w:date="2011-03-14T23:35:00Z">
        <w:r w:rsidRPr="009C1F0E">
          <w:t>…………………………………</w:t>
        </w:r>
        <w:r w:rsidR="00561047">
          <w:t>.</w:t>
        </w:r>
        <w:r>
          <w:t>……….</w:t>
        </w:r>
      </w:ins>
      <w:ins w:id="162" w:author="Maxime Escourbiac" w:date="2011-03-14T23:50:00Z">
        <w:r w:rsidR="00561047">
          <w:t>8</w:t>
        </w:r>
      </w:ins>
      <w:ins w:id="163" w:author="Maxime Escourbiac" w:date="2011-03-14T23:35:00Z">
        <w:r>
          <w:br/>
        </w:r>
        <w:r w:rsidRPr="009C1F0E">
          <w:t xml:space="preserve">Figure </w:t>
        </w:r>
        <w:r>
          <w:t>14</w:t>
        </w:r>
        <w:r w:rsidRPr="009C1F0E">
          <w:t xml:space="preserve">  </w:t>
        </w:r>
      </w:ins>
      <w:ins w:id="164" w:author="Maxime Escourbiac" w:date="2011-03-14T23:50:00Z">
        <w:r w:rsidR="00561047">
          <w:t>Exemple de diagramme de cas d</w:t>
        </w:r>
      </w:ins>
      <w:ins w:id="165" w:author="Maxime Escourbiac" w:date="2011-03-14T23:51:00Z">
        <w:r w:rsidR="00561047">
          <w:t>’utilisation</w:t>
        </w:r>
      </w:ins>
      <w:ins w:id="166" w:author="Maxime Escourbiac" w:date="2011-03-14T23:35:00Z">
        <w:r w:rsidRPr="009C1F0E">
          <w:t xml:space="preserve"> …………………………………</w:t>
        </w:r>
        <w:r w:rsidR="00561047">
          <w:t>……………………...</w:t>
        </w:r>
      </w:ins>
      <w:ins w:id="167" w:author="Maxime Escourbiac" w:date="2011-03-14T23:50:00Z">
        <w:r w:rsidR="00561047">
          <w:t>8</w:t>
        </w:r>
      </w:ins>
      <w:ins w:id="168" w:author="Maxime Escourbiac" w:date="2011-03-14T23:35:00Z">
        <w:r>
          <w:br/>
        </w:r>
        <w:r w:rsidRPr="009C1F0E">
          <w:t xml:space="preserve">Figure </w:t>
        </w:r>
      </w:ins>
      <w:ins w:id="169" w:author="Maxime Escourbiac" w:date="2011-03-14T23:37:00Z">
        <w:r>
          <w:t>15</w:t>
        </w:r>
      </w:ins>
      <w:ins w:id="170" w:author="Maxime Escourbiac" w:date="2011-03-14T23:35:00Z">
        <w:r w:rsidRPr="009C1F0E">
          <w:t xml:space="preserve">  </w:t>
        </w:r>
      </w:ins>
      <w:ins w:id="171" w:author="Maxime Escourbiac" w:date="2011-03-14T23:51:00Z">
        <w:r w:rsidR="00561047">
          <w:t xml:space="preserve">Barre d’ajout du diagramme d’état </w:t>
        </w:r>
      </w:ins>
      <w:ins w:id="172" w:author="Maxime Escourbiac" w:date="2011-03-14T23:35:00Z">
        <w:r w:rsidRPr="009C1F0E">
          <w:t xml:space="preserve"> </w:t>
        </w:r>
      </w:ins>
      <w:ins w:id="173" w:author="Maxime Escourbiac" w:date="2011-03-14T23:51:00Z">
        <w:r w:rsidR="00561047">
          <w:t>…</w:t>
        </w:r>
      </w:ins>
      <w:ins w:id="174" w:author="Maxime Escourbiac" w:date="2011-03-14T23:35:00Z">
        <w:r w:rsidRPr="009C1F0E">
          <w:t>…………………………………</w:t>
        </w:r>
        <w:r>
          <w:t>……………………………….</w:t>
        </w:r>
      </w:ins>
      <w:ins w:id="175" w:author="Maxime Escourbiac" w:date="2011-03-14T23:51:00Z">
        <w:r w:rsidR="00561047">
          <w:t>9</w:t>
        </w:r>
      </w:ins>
      <w:ins w:id="176" w:author="Maxime Escourbiac" w:date="2011-03-14T23:35:00Z">
        <w:r>
          <w:br/>
        </w:r>
        <w:r w:rsidRPr="009C1F0E">
          <w:t xml:space="preserve">Figure </w:t>
        </w:r>
      </w:ins>
      <w:ins w:id="177" w:author="Maxime Escourbiac" w:date="2011-03-14T23:37:00Z">
        <w:r>
          <w:t>16</w:t>
        </w:r>
      </w:ins>
      <w:ins w:id="178" w:author="Maxime Escourbiac" w:date="2011-03-14T23:35:00Z">
        <w:r w:rsidRPr="009C1F0E">
          <w:t xml:space="preserve">  </w:t>
        </w:r>
      </w:ins>
      <w:ins w:id="179" w:author="Maxime Escourbiac" w:date="2011-03-14T23:51:00Z">
        <w:r w:rsidR="00561047">
          <w:t>Exemple de diagramme d’</w:t>
        </w:r>
      </w:ins>
      <w:ins w:id="180" w:author="Maxime Escourbiac" w:date="2011-03-14T23:52:00Z">
        <w:r w:rsidR="00561047">
          <w:t>état</w:t>
        </w:r>
      </w:ins>
      <w:ins w:id="181" w:author="Maxime Escourbiac" w:date="2011-03-14T23:51:00Z">
        <w:r w:rsidR="00561047">
          <w:t xml:space="preserve"> </w:t>
        </w:r>
      </w:ins>
      <w:ins w:id="182" w:author="Maxime Escourbiac" w:date="2011-03-14T23:35:00Z">
        <w:r w:rsidRPr="009C1F0E">
          <w:t xml:space="preserve"> </w:t>
        </w:r>
      </w:ins>
      <w:ins w:id="183" w:author="Maxime Escourbiac" w:date="2011-03-14T23:52:00Z">
        <w:r w:rsidR="00561047">
          <w:t>………..</w:t>
        </w:r>
      </w:ins>
      <w:ins w:id="184" w:author="Maxime Escourbiac" w:date="2011-03-14T23:35:00Z">
        <w:r w:rsidRPr="009C1F0E">
          <w:t>…………………………………</w:t>
        </w:r>
        <w:r>
          <w:t>……………………………….</w:t>
        </w:r>
      </w:ins>
      <w:ins w:id="185" w:author="Maxime Escourbiac" w:date="2011-03-14T23:51:00Z">
        <w:r w:rsidR="00561047">
          <w:t>9</w:t>
        </w:r>
      </w:ins>
      <w:ins w:id="186" w:author="Maxime Escourbiac" w:date="2011-03-14T23:35:00Z">
        <w:r>
          <w:br/>
        </w:r>
        <w:r w:rsidRPr="009C1F0E">
          <w:t xml:space="preserve">Figure </w:t>
        </w:r>
      </w:ins>
      <w:ins w:id="187" w:author="Maxime Escourbiac" w:date="2011-03-14T23:37:00Z">
        <w:r>
          <w:t>17</w:t>
        </w:r>
      </w:ins>
      <w:ins w:id="188" w:author="Maxime Escourbiac" w:date="2011-03-14T23:35:00Z">
        <w:r w:rsidRPr="009C1F0E">
          <w:t xml:space="preserve">  </w:t>
        </w:r>
      </w:ins>
      <w:ins w:id="189" w:author="Maxime Escourbiac" w:date="2011-03-14T23:52:00Z">
        <w:r w:rsidR="00561047">
          <w:t xml:space="preserve">Logo de l’ISO </w:t>
        </w:r>
      </w:ins>
      <w:ins w:id="190" w:author="Maxime Escourbiac" w:date="2011-03-14T23:35:00Z">
        <w:r w:rsidRPr="009C1F0E">
          <w:t xml:space="preserve"> </w:t>
        </w:r>
      </w:ins>
      <w:ins w:id="191" w:author="Maxime Escourbiac" w:date="2011-03-14T23:52:00Z">
        <w:r w:rsidR="00561047">
          <w:t>……………………………………...</w:t>
        </w:r>
      </w:ins>
      <w:ins w:id="192" w:author="Maxime Escourbiac" w:date="2011-03-14T23:35:00Z">
        <w:r w:rsidRPr="009C1F0E">
          <w:t>…………………………………</w:t>
        </w:r>
        <w:r w:rsidR="00561047">
          <w:t>…………………………</w:t>
        </w:r>
      </w:ins>
      <w:ins w:id="193" w:author="Maxime Escourbiac" w:date="2011-03-14T23:52:00Z">
        <w:r w:rsidR="00561047">
          <w:t>11</w:t>
        </w:r>
      </w:ins>
      <w:ins w:id="194" w:author="Maxime Escourbiac" w:date="2011-03-14T23:35:00Z">
        <w:r>
          <w:br/>
        </w:r>
        <w:r w:rsidRPr="009C1F0E">
          <w:t xml:space="preserve">Figure </w:t>
        </w:r>
      </w:ins>
      <w:ins w:id="195" w:author="Maxime Escourbiac" w:date="2011-03-14T23:37:00Z">
        <w:r>
          <w:t>18</w:t>
        </w:r>
      </w:ins>
      <w:ins w:id="196" w:author="Maxime Escourbiac" w:date="2011-03-14T23:35:00Z">
        <w:r w:rsidRPr="009C1F0E">
          <w:t xml:space="preserve">  </w:t>
        </w:r>
        <w:r w:rsidR="00561047">
          <w:t xml:space="preserve">Les </w:t>
        </w:r>
      </w:ins>
      <w:ins w:id="197" w:author="Maxime Escourbiac" w:date="2011-03-14T23:54:00Z">
        <w:r w:rsidR="00561047">
          <w:t>différents</w:t>
        </w:r>
      </w:ins>
      <w:ins w:id="198" w:author="Maxime Escourbiac" w:date="2011-03-14T23:35:00Z">
        <w:r w:rsidR="00561047">
          <w:t xml:space="preserve"> groupes de travail de l</w:t>
        </w:r>
      </w:ins>
      <w:ins w:id="199" w:author="Maxime Escourbiac" w:date="2011-03-14T23:53:00Z">
        <w:r w:rsidR="00561047">
          <w:t>’ISO</w:t>
        </w:r>
      </w:ins>
      <w:ins w:id="200" w:author="Maxime Escourbiac" w:date="2011-03-14T23:35:00Z">
        <w:r w:rsidRPr="009C1F0E">
          <w:t xml:space="preserve"> …………………………………</w:t>
        </w:r>
        <w:r w:rsidR="00561047">
          <w:t>………</w:t>
        </w:r>
      </w:ins>
      <w:ins w:id="201" w:author="Maxime Escourbiac" w:date="2011-03-15T00:03:00Z">
        <w:r w:rsidR="00B37634">
          <w:t>.</w:t>
        </w:r>
      </w:ins>
      <w:ins w:id="202" w:author="Maxime Escourbiac" w:date="2011-03-14T23:35:00Z">
        <w:r w:rsidR="00561047">
          <w:t>………………</w:t>
        </w:r>
      </w:ins>
      <w:proofErr w:type="gramStart"/>
      <w:ins w:id="203" w:author="Maxime Escourbiac" w:date="2011-03-15T00:03:00Z">
        <w:r w:rsidR="00B37634">
          <w:t>.</w:t>
        </w:r>
      </w:ins>
      <w:ins w:id="204" w:author="Maxime Escourbiac" w:date="2011-03-14T23:35:00Z">
        <w:r w:rsidR="00561047">
          <w:t>11</w:t>
        </w:r>
        <w:proofErr w:type="gramEnd"/>
        <w:r>
          <w:br/>
        </w:r>
        <w:r w:rsidRPr="009C1F0E">
          <w:t xml:space="preserve">Figure </w:t>
        </w:r>
        <w:r>
          <w:t>19</w:t>
        </w:r>
        <w:r w:rsidRPr="009C1F0E">
          <w:t xml:space="preserve">  </w:t>
        </w:r>
        <w:r w:rsidR="00561047">
          <w:t>Logo du CEN</w:t>
        </w:r>
        <w:r w:rsidRPr="009C1F0E">
          <w:t xml:space="preserve"> </w:t>
        </w:r>
      </w:ins>
      <w:ins w:id="205" w:author="Maxime Escourbiac" w:date="2011-03-14T23:54:00Z">
        <w:r w:rsidR="00561047">
          <w:t>………………………………….</w:t>
        </w:r>
      </w:ins>
      <w:ins w:id="206" w:author="Maxime Escourbiac" w:date="2011-03-14T23:35:00Z">
        <w:r w:rsidRPr="009C1F0E">
          <w:t>…………………………………</w:t>
        </w:r>
        <w:r>
          <w:t>………………………………</w:t>
        </w:r>
      </w:ins>
      <w:ins w:id="207" w:author="Maxime Escourbiac" w:date="2011-03-14T23:54:00Z">
        <w:r w:rsidR="00561047">
          <w:t>12</w:t>
        </w:r>
      </w:ins>
      <w:ins w:id="208" w:author="Maxime Escourbiac" w:date="2011-03-14T23:35:00Z">
        <w:r>
          <w:br/>
        </w:r>
        <w:r w:rsidRPr="009C1F0E">
          <w:t xml:space="preserve">Figure </w:t>
        </w:r>
        <w:r>
          <w:t>20</w:t>
        </w:r>
        <w:r w:rsidRPr="009C1F0E">
          <w:t xml:space="preserve">  </w:t>
        </w:r>
      </w:ins>
      <w:ins w:id="209" w:author="Maxime Escourbiac" w:date="2011-03-14T23:54:00Z">
        <w:r w:rsidR="00561047">
          <w:t>Les groupes de travail du CEN</w:t>
        </w:r>
      </w:ins>
      <w:ins w:id="210" w:author="Maxime Escourbiac" w:date="2011-03-14T23:35:00Z">
        <w:r w:rsidRPr="009C1F0E">
          <w:t xml:space="preserve"> </w:t>
        </w:r>
      </w:ins>
      <w:ins w:id="211" w:author="Maxime Escourbiac" w:date="2011-03-14T23:54:00Z">
        <w:r w:rsidR="00561047">
          <w:t>………..</w:t>
        </w:r>
      </w:ins>
      <w:ins w:id="212" w:author="Maxime Escourbiac" w:date="2011-03-14T23:35:00Z">
        <w:r w:rsidRPr="009C1F0E">
          <w:t>…………………………………</w:t>
        </w:r>
        <w:r>
          <w:t>………………………………</w:t>
        </w:r>
      </w:ins>
      <w:ins w:id="213" w:author="Maxime Escourbiac" w:date="2011-03-14T23:54:00Z">
        <w:r w:rsidR="00561047">
          <w:t>12</w:t>
        </w:r>
      </w:ins>
      <w:ins w:id="214" w:author="Maxime Escourbiac" w:date="2011-03-14T23:35:00Z">
        <w:r>
          <w:br/>
        </w:r>
        <w:r w:rsidRPr="009C1F0E">
          <w:t xml:space="preserve">Figure </w:t>
        </w:r>
        <w:r>
          <w:t>21</w:t>
        </w:r>
        <w:r w:rsidRPr="009C1F0E">
          <w:t xml:space="preserve">  </w:t>
        </w:r>
      </w:ins>
      <w:ins w:id="215" w:author="Maxime Escourbiac" w:date="2011-03-14T23:55:00Z">
        <w:r w:rsidR="00561047">
          <w:t>Les logos de l’AFNOR</w:t>
        </w:r>
      </w:ins>
      <w:ins w:id="216" w:author="Maxime Escourbiac" w:date="2011-03-14T23:35:00Z">
        <w:r w:rsidRPr="009C1F0E">
          <w:t xml:space="preserve"> </w:t>
        </w:r>
      </w:ins>
      <w:ins w:id="217" w:author="Maxime Escourbiac" w:date="2011-03-14T23:55:00Z">
        <w:r w:rsidR="00561047">
          <w:t>……………………</w:t>
        </w:r>
        <w:proofErr w:type="gramStart"/>
        <w:r w:rsidR="00561047">
          <w:t>..</w:t>
        </w:r>
      </w:ins>
      <w:proofErr w:type="gramEnd"/>
      <w:ins w:id="218" w:author="Maxime Escourbiac" w:date="2011-03-14T23:35:00Z">
        <w:r w:rsidRPr="009C1F0E">
          <w:t>…………………………………</w:t>
        </w:r>
        <w:r>
          <w:t>………………………………</w:t>
        </w:r>
      </w:ins>
      <w:ins w:id="219" w:author="Maxime Escourbiac" w:date="2011-03-14T23:55:00Z">
        <w:r w:rsidR="00561047">
          <w:t>13</w:t>
        </w:r>
      </w:ins>
      <w:ins w:id="220" w:author="Maxime Escourbiac" w:date="2011-03-14T23:35:00Z">
        <w:r>
          <w:br/>
        </w:r>
        <w:r w:rsidRPr="009C1F0E">
          <w:t xml:space="preserve">Figure </w:t>
        </w:r>
        <w:r>
          <w:t>22</w:t>
        </w:r>
        <w:r w:rsidRPr="009C1F0E">
          <w:t xml:space="preserve">  </w:t>
        </w:r>
      </w:ins>
      <w:ins w:id="221" w:author="Maxime Escourbiac" w:date="2011-03-14T23:56:00Z">
        <w:r w:rsidR="00561047">
          <w:t>Logo RFF ……………………………………...….</w:t>
        </w:r>
      </w:ins>
      <w:ins w:id="222" w:author="Maxime Escourbiac" w:date="2011-03-14T23:35:00Z">
        <w:r w:rsidRPr="009C1F0E">
          <w:t>…………………………………</w:t>
        </w:r>
        <w:r w:rsidR="00561047">
          <w:t>……………………………</w:t>
        </w:r>
      </w:ins>
      <w:ins w:id="223" w:author="Maxime Escourbiac" w:date="2011-03-14T23:56:00Z">
        <w:r w:rsidR="00561047">
          <w:t>19</w:t>
        </w:r>
      </w:ins>
      <w:ins w:id="224" w:author="Maxime Escourbiac" w:date="2011-03-14T23:35:00Z">
        <w:r>
          <w:br/>
        </w:r>
        <w:r w:rsidRPr="009C1F0E">
          <w:t xml:space="preserve">Figure </w:t>
        </w:r>
        <w:r>
          <w:t>23</w:t>
        </w:r>
        <w:r w:rsidRPr="009C1F0E">
          <w:t xml:space="preserve">  </w:t>
        </w:r>
      </w:ins>
      <w:ins w:id="225" w:author="Maxime Escourbiac" w:date="2011-03-14T23:57:00Z">
        <w:r w:rsidR="00561047">
          <w:t>Modélisation</w:t>
        </w:r>
      </w:ins>
      <w:ins w:id="226" w:author="Maxime Escourbiac" w:date="2011-03-14T23:56:00Z">
        <w:r w:rsidR="00561047">
          <w:t xml:space="preserve"> des sillons</w:t>
        </w:r>
      </w:ins>
      <w:ins w:id="227" w:author="Maxime Escourbiac" w:date="2011-03-14T23:35:00Z">
        <w:r w:rsidRPr="009C1F0E">
          <w:t xml:space="preserve"> </w:t>
        </w:r>
      </w:ins>
      <w:ins w:id="228" w:author="Maxime Escourbiac" w:date="2011-03-14T23:57:00Z">
        <w:r w:rsidR="00561047">
          <w:t>………………...</w:t>
        </w:r>
      </w:ins>
      <w:ins w:id="229" w:author="Maxime Escourbiac" w:date="2011-03-14T23:35:00Z">
        <w:r w:rsidRPr="009C1F0E">
          <w:t>…………………………………</w:t>
        </w:r>
        <w:r w:rsidR="00561047">
          <w:t>………………………………20</w:t>
        </w:r>
        <w:r>
          <w:br/>
        </w:r>
        <w:r w:rsidRPr="009C1F0E">
          <w:t xml:space="preserve">Figure </w:t>
        </w:r>
        <w:r>
          <w:t>24</w:t>
        </w:r>
        <w:r w:rsidRPr="009C1F0E">
          <w:t xml:space="preserve">  </w:t>
        </w:r>
      </w:ins>
      <w:ins w:id="230" w:author="Maxime Escourbiac" w:date="2011-03-14T23:58:00Z">
        <w:r w:rsidR="00561047">
          <w:t>Partie d</w:t>
        </w:r>
        <w:r w:rsidR="00B37634">
          <w:t>u diagramme UML concernant les M</w:t>
        </w:r>
        <w:r w:rsidR="00561047">
          <w:t>arche</w:t>
        </w:r>
      </w:ins>
      <w:ins w:id="231" w:author="Maxime Escourbiac" w:date="2011-03-14T23:35:00Z">
        <w:r w:rsidR="00561047">
          <w:t>……………………</w:t>
        </w:r>
      </w:ins>
      <w:ins w:id="232" w:author="Maxime Escourbiac" w:date="2011-03-14T23:58:00Z">
        <w:r w:rsidR="00561047">
          <w:t>…</w:t>
        </w:r>
      </w:ins>
      <w:ins w:id="233" w:author="Maxime Escourbiac" w:date="2011-03-14T23:35:00Z">
        <w:r w:rsidRPr="009C1F0E">
          <w:t>…</w:t>
        </w:r>
        <w:r w:rsidR="00561047">
          <w:t>……...</w:t>
        </w:r>
        <w:r>
          <w:t>……………</w:t>
        </w:r>
      </w:ins>
      <w:ins w:id="234" w:author="Maxime Escourbiac" w:date="2011-03-14T23:58:00Z">
        <w:r w:rsidR="00561047">
          <w:t>21</w:t>
        </w:r>
      </w:ins>
      <w:ins w:id="235" w:author="Maxime Escourbiac" w:date="2011-03-14T23:35:00Z">
        <w:r>
          <w:br/>
        </w:r>
        <w:r w:rsidRPr="009C1F0E">
          <w:t xml:space="preserve">Figure </w:t>
        </w:r>
        <w:r>
          <w:t>25</w:t>
        </w:r>
        <w:r w:rsidRPr="009C1F0E">
          <w:t xml:space="preserve">  </w:t>
        </w:r>
      </w:ins>
      <w:ins w:id="236" w:author="Maxime Escourbiac" w:date="2011-03-14T23:59:00Z">
        <w:r w:rsidR="00B37634">
          <w:t xml:space="preserve">Partie du diagramme UML concernant les </w:t>
        </w:r>
        <w:proofErr w:type="spellStart"/>
        <w:r w:rsidR="00B37634">
          <w:t>DetailsMarche</w:t>
        </w:r>
      </w:ins>
      <w:proofErr w:type="spellEnd"/>
      <w:ins w:id="237" w:author="Maxime Escourbiac" w:date="2011-03-14T23:35:00Z">
        <w:r w:rsidR="00B37634">
          <w:t xml:space="preserve"> …………</w:t>
        </w:r>
      </w:ins>
      <w:ins w:id="238" w:author="Maxime Escourbiac" w:date="2011-03-15T00:04:00Z">
        <w:r w:rsidR="00B37634">
          <w:t>…</w:t>
        </w:r>
      </w:ins>
      <w:ins w:id="239" w:author="Maxime Escourbiac" w:date="2011-03-14T23:35:00Z">
        <w:r w:rsidRPr="009C1F0E">
          <w:t>……………………</w:t>
        </w:r>
        <w:proofErr w:type="gramStart"/>
        <w:r w:rsidR="00B37634">
          <w:t>..</w:t>
        </w:r>
        <w:proofErr w:type="gramEnd"/>
        <w:r w:rsidR="00B37634">
          <w:t>22</w:t>
        </w:r>
        <w:r>
          <w:br/>
        </w:r>
        <w:r w:rsidRPr="009C1F0E">
          <w:t xml:space="preserve">Figure </w:t>
        </w:r>
        <w:r>
          <w:t>26</w:t>
        </w:r>
        <w:r w:rsidRPr="009C1F0E">
          <w:t xml:space="preserve">  </w:t>
        </w:r>
        <w:r w:rsidR="00B37634">
          <w:t xml:space="preserve">Partie du diagramme UML sur la </w:t>
        </w:r>
        <w:proofErr w:type="spellStart"/>
        <w:r w:rsidR="00B37634">
          <w:t>Combinaison</w:t>
        </w:r>
      </w:ins>
      <w:ins w:id="240" w:author="Maxime Escourbiac" w:date="2011-03-15T00:00:00Z">
        <w:r w:rsidR="00B37634">
          <w:t>Materielle</w:t>
        </w:r>
      </w:ins>
      <w:proofErr w:type="spellEnd"/>
      <w:ins w:id="241" w:author="Maxime Escourbiac" w:date="2011-03-14T23:35:00Z">
        <w:r w:rsidRPr="009C1F0E">
          <w:t xml:space="preserve"> ………………………………</w:t>
        </w:r>
      </w:ins>
      <w:ins w:id="242" w:author="Maxime Escourbiac" w:date="2011-03-15T00:00:00Z">
        <w:r w:rsidR="00B37634">
          <w:t>…</w:t>
        </w:r>
        <w:proofErr w:type="gramStart"/>
        <w:r w:rsidR="00B37634">
          <w:t>..</w:t>
        </w:r>
      </w:ins>
      <w:proofErr w:type="gramEnd"/>
      <w:ins w:id="243" w:author="Maxime Escourbiac" w:date="2011-03-14T23:35:00Z">
        <w:r w:rsidR="00B37634">
          <w:t>23</w:t>
        </w:r>
        <w:r>
          <w:br/>
        </w:r>
        <w:r w:rsidRPr="009C1F0E">
          <w:t xml:space="preserve">Figure </w:t>
        </w:r>
        <w:r>
          <w:t>27</w:t>
        </w:r>
        <w:r w:rsidRPr="009C1F0E">
          <w:t xml:space="preserve">  </w:t>
        </w:r>
      </w:ins>
      <w:ins w:id="244" w:author="Maxime Escourbiac" w:date="2011-03-15T00:01:00Z">
        <w:r w:rsidR="00B37634">
          <w:t>Partie du diagramme UML sur les infrastructure</w:t>
        </w:r>
      </w:ins>
      <w:ins w:id="245" w:author="Maxime Escourbiac" w:date="2011-03-15T00:03:00Z">
        <w:r w:rsidR="00B37634">
          <w:t>s</w:t>
        </w:r>
      </w:ins>
      <w:ins w:id="246" w:author="Maxime Escourbiac" w:date="2011-03-14T23:35:00Z">
        <w:r w:rsidR="00B37634">
          <w:t xml:space="preserve"> ……………………………</w:t>
        </w:r>
        <w:proofErr w:type="gramStart"/>
        <w:r w:rsidR="00B37634">
          <w:t>..</w:t>
        </w:r>
        <w:proofErr w:type="gramEnd"/>
        <w:r w:rsidRPr="009C1F0E">
          <w:t>…</w:t>
        </w:r>
        <w:r w:rsidR="00B37634">
          <w:t>…...</w:t>
        </w:r>
      </w:ins>
      <w:ins w:id="247" w:author="Maxime Escourbiac" w:date="2011-03-15T00:01:00Z">
        <w:r w:rsidR="00B37634">
          <w:t>....</w:t>
        </w:r>
      </w:ins>
      <w:ins w:id="248" w:author="Maxime Escourbiac" w:date="2011-03-14T23:35:00Z">
        <w:r>
          <w:t>…….</w:t>
        </w:r>
      </w:ins>
      <w:ins w:id="249" w:author="Maxime Escourbiac" w:date="2011-03-15T00:00:00Z">
        <w:r w:rsidR="00B37634">
          <w:t>24</w:t>
        </w:r>
      </w:ins>
      <w:ins w:id="250" w:author="Maxime Escourbiac" w:date="2011-03-16T02:25:00Z">
        <w:r w:rsidR="000F60A6">
          <w:br/>
        </w:r>
        <w:r w:rsidR="000F60A6" w:rsidRPr="009C1F0E">
          <w:t xml:space="preserve">Figure </w:t>
        </w:r>
        <w:r w:rsidR="000F60A6">
          <w:t>28</w:t>
        </w:r>
        <w:r w:rsidR="000F60A6" w:rsidRPr="009C1F0E">
          <w:t xml:space="preserve">  </w:t>
        </w:r>
      </w:ins>
      <w:ins w:id="251" w:author="Maxime Escourbiac" w:date="2011-03-16T02:39:00Z">
        <w:r w:rsidR="006E74B8">
          <w:t>Modèle de la simulation</w:t>
        </w:r>
      </w:ins>
      <w:ins w:id="252" w:author="Maxime Escourbiac" w:date="2011-03-16T02:25:00Z">
        <w:r w:rsidR="000F60A6">
          <w:t xml:space="preserve"> </w:t>
        </w:r>
      </w:ins>
      <w:ins w:id="253" w:author="Maxime Escourbiac" w:date="2011-03-16T02:39:00Z">
        <w:r w:rsidR="006E74B8">
          <w:t>……………………………………</w:t>
        </w:r>
        <w:proofErr w:type="gramStart"/>
        <w:r w:rsidR="006E74B8">
          <w:t>.</w:t>
        </w:r>
      </w:ins>
      <w:ins w:id="254" w:author="Maxime Escourbiac" w:date="2011-03-16T02:25:00Z">
        <w:r w:rsidR="000F60A6">
          <w:t>……………………………..</w:t>
        </w:r>
        <w:r w:rsidR="000F60A6" w:rsidRPr="009C1F0E">
          <w:t>…</w:t>
        </w:r>
        <w:r w:rsidR="000F60A6">
          <w:t>….......</w:t>
        </w:r>
        <w:proofErr w:type="gramEnd"/>
        <w:r w:rsidR="000F60A6">
          <w:t>…….2</w:t>
        </w:r>
      </w:ins>
      <w:ins w:id="255" w:author="Maxime Escourbiac" w:date="2011-03-16T02:39:00Z">
        <w:r w:rsidR="006E74B8">
          <w:t>7</w:t>
        </w:r>
      </w:ins>
      <w:ins w:id="256" w:author="Maxime Escourbiac" w:date="2011-03-16T02:25:00Z">
        <w:r w:rsidR="000F60A6">
          <w:br/>
        </w:r>
        <w:r w:rsidR="000F60A6" w:rsidRPr="009C1F0E">
          <w:t xml:space="preserve">Figure </w:t>
        </w:r>
        <w:r w:rsidR="000F60A6">
          <w:t>29</w:t>
        </w:r>
        <w:r w:rsidR="000F60A6" w:rsidRPr="009C1F0E">
          <w:t xml:space="preserve">  </w:t>
        </w:r>
      </w:ins>
      <w:ins w:id="257" w:author="Maxime Escourbiac" w:date="2011-03-16T02:40:00Z">
        <w:r w:rsidR="006E74B8">
          <w:t>Plan de la simulation ……………………………….……….</w:t>
        </w:r>
      </w:ins>
      <w:ins w:id="258" w:author="Maxime Escourbiac" w:date="2011-03-16T02:25:00Z">
        <w:r w:rsidR="000F60A6">
          <w:t xml:space="preserve"> ……………………………..</w:t>
        </w:r>
        <w:r w:rsidR="000F60A6" w:rsidRPr="009C1F0E">
          <w:t>…</w:t>
        </w:r>
        <w:r w:rsidR="000F60A6">
          <w:t>….......…….2</w:t>
        </w:r>
      </w:ins>
      <w:ins w:id="259" w:author="Maxime Escourbiac" w:date="2011-03-16T02:40:00Z">
        <w:r w:rsidR="006E74B8">
          <w:t>8</w:t>
        </w:r>
      </w:ins>
      <w:ins w:id="260" w:author="Maxime Escourbiac" w:date="2011-03-16T02:25:00Z">
        <w:r w:rsidR="000F60A6">
          <w:br/>
        </w:r>
        <w:r w:rsidR="000F60A6" w:rsidRPr="009C1F0E">
          <w:t xml:space="preserve">Figure </w:t>
        </w:r>
        <w:r w:rsidR="000F60A6">
          <w:t>30</w:t>
        </w:r>
        <w:r w:rsidR="000F60A6" w:rsidRPr="009C1F0E">
          <w:t xml:space="preserve">  </w:t>
        </w:r>
      </w:ins>
      <w:ins w:id="261" w:author="Maxime Escourbiac" w:date="2011-03-16T02:40:00Z">
        <w:r w:rsidR="006E74B8">
          <w:t>Affichage du réseau</w:t>
        </w:r>
      </w:ins>
      <w:ins w:id="262" w:author="Maxime Escourbiac" w:date="2011-03-16T02:25:00Z">
        <w:r w:rsidR="000F60A6">
          <w:t xml:space="preserve"> </w:t>
        </w:r>
      </w:ins>
      <w:ins w:id="263" w:author="Maxime Escourbiac" w:date="2011-03-16T02:41:00Z">
        <w:r w:rsidR="006E74B8">
          <w:t>…………………………………………</w:t>
        </w:r>
        <w:proofErr w:type="gramStart"/>
        <w:r w:rsidR="006E74B8">
          <w:t>..</w:t>
        </w:r>
      </w:ins>
      <w:proofErr w:type="gramEnd"/>
      <w:ins w:id="264" w:author="Maxime Escourbiac" w:date="2011-03-16T02:25:00Z">
        <w:r w:rsidR="000F60A6">
          <w:t>……………………………..</w:t>
        </w:r>
        <w:r w:rsidR="000F60A6" w:rsidRPr="009C1F0E">
          <w:t>…</w:t>
        </w:r>
        <w:r w:rsidR="006E74B8">
          <w:t>….......…….29</w:t>
        </w:r>
        <w:r w:rsidR="000F60A6">
          <w:br/>
        </w:r>
        <w:r w:rsidR="000F60A6" w:rsidRPr="009C1F0E">
          <w:t xml:space="preserve">Figure </w:t>
        </w:r>
        <w:r w:rsidR="000F60A6">
          <w:t>31</w:t>
        </w:r>
        <w:r w:rsidR="000F60A6" w:rsidRPr="009C1F0E">
          <w:t xml:space="preserve">  </w:t>
        </w:r>
      </w:ins>
      <w:ins w:id="265" w:author="Maxime Escourbiac" w:date="2011-03-16T02:41:00Z">
        <w:r w:rsidR="006E74B8">
          <w:t>Affichage du déplacement des trains</w:t>
        </w:r>
      </w:ins>
      <w:ins w:id="266" w:author="Maxime Escourbiac" w:date="2011-03-16T02:25:00Z">
        <w:r w:rsidR="000F60A6">
          <w:t xml:space="preserve"> </w:t>
        </w:r>
      </w:ins>
      <w:ins w:id="267" w:author="Maxime Escourbiac" w:date="2011-03-16T02:41:00Z">
        <w:r w:rsidR="006E74B8">
          <w:t>…………………</w:t>
        </w:r>
        <w:proofErr w:type="gramStart"/>
        <w:r w:rsidR="006E74B8">
          <w:t>.</w:t>
        </w:r>
      </w:ins>
      <w:ins w:id="268" w:author="Maxime Escourbiac" w:date="2011-03-16T02:25:00Z">
        <w:r w:rsidR="000F60A6">
          <w:t>……………………………..</w:t>
        </w:r>
        <w:r w:rsidR="000F60A6" w:rsidRPr="009C1F0E">
          <w:t>…</w:t>
        </w:r>
        <w:r w:rsidR="006E74B8">
          <w:t>….......</w:t>
        </w:r>
        <w:proofErr w:type="gramEnd"/>
        <w:r w:rsidR="006E74B8">
          <w:t>…….29</w:t>
        </w:r>
        <w:r w:rsidR="000F60A6">
          <w:br/>
        </w:r>
        <w:r w:rsidR="000F60A6" w:rsidRPr="009C1F0E">
          <w:t xml:space="preserve">Figure </w:t>
        </w:r>
        <w:r w:rsidR="000F60A6">
          <w:t>32</w:t>
        </w:r>
        <w:r w:rsidR="000F60A6" w:rsidRPr="009C1F0E">
          <w:t xml:space="preserve">  </w:t>
        </w:r>
      </w:ins>
      <w:ins w:id="269" w:author="Maxime Escourbiac" w:date="2011-03-16T02:41:00Z">
        <w:r w:rsidR="006E74B8">
          <w:t>Gestion d’une collision sur une même voie</w:t>
        </w:r>
      </w:ins>
      <w:ins w:id="270" w:author="Maxime Escourbiac" w:date="2011-03-16T02:25:00Z">
        <w:r w:rsidR="000F60A6">
          <w:t xml:space="preserve"> </w:t>
        </w:r>
      </w:ins>
      <w:ins w:id="271" w:author="Maxime Escourbiac" w:date="2011-03-16T02:41:00Z">
        <w:r w:rsidR="006E74B8">
          <w:t>………….</w:t>
        </w:r>
      </w:ins>
      <w:ins w:id="272" w:author="Maxime Escourbiac" w:date="2011-03-16T02:25:00Z">
        <w:r w:rsidR="000F60A6">
          <w:t>……………………………..</w:t>
        </w:r>
        <w:r w:rsidR="000F60A6" w:rsidRPr="009C1F0E">
          <w:t>…</w:t>
        </w:r>
        <w:r w:rsidR="006E74B8">
          <w:t>….....…….30</w:t>
        </w:r>
        <w:r w:rsidR="000F60A6">
          <w:br/>
        </w:r>
      </w:ins>
      <w:ins w:id="273" w:author="Maxime Escourbiac" w:date="2011-03-16T02:39:00Z">
        <w:r w:rsidR="006E74B8" w:rsidRPr="009C1F0E">
          <w:t xml:space="preserve">Figure </w:t>
        </w:r>
        <w:r w:rsidR="006E74B8">
          <w:t>33</w:t>
        </w:r>
        <w:r w:rsidR="006E74B8" w:rsidRPr="009C1F0E">
          <w:t xml:space="preserve">  </w:t>
        </w:r>
      </w:ins>
      <w:ins w:id="274" w:author="Maxime Escourbiac" w:date="2011-03-16T02:42:00Z">
        <w:r w:rsidR="006E74B8">
          <w:t>Gestion d’une collision sur des voies différentes</w:t>
        </w:r>
      </w:ins>
      <w:ins w:id="275" w:author="Maxime Escourbiac" w:date="2011-03-16T02:39:00Z">
        <w:r w:rsidR="006E74B8">
          <w:t xml:space="preserve"> </w:t>
        </w:r>
      </w:ins>
      <w:ins w:id="276" w:author="Maxime Escourbiac" w:date="2011-03-16T02:42:00Z">
        <w:r w:rsidR="006E74B8">
          <w:t>...</w:t>
        </w:r>
      </w:ins>
      <w:ins w:id="277" w:author="Maxime Escourbiac" w:date="2011-03-16T02:39:00Z">
        <w:r w:rsidR="006E74B8">
          <w:t>……………………………..</w:t>
        </w:r>
        <w:r w:rsidR="006E74B8" w:rsidRPr="009C1F0E">
          <w:t>…</w:t>
        </w:r>
        <w:r w:rsidR="006E74B8">
          <w:t>….......…….30</w:t>
        </w:r>
      </w:ins>
      <w:ins w:id="278" w:author="Maxime Escourbiac" w:date="2011-03-14T23:35:00Z">
        <w:r>
          <w:br/>
        </w:r>
      </w:ins>
      <w:ins w:id="279" w:author="Maxime Escourbiac" w:date="2011-03-16T02:39:00Z">
        <w:r w:rsidR="006E74B8" w:rsidRPr="009C1F0E">
          <w:t xml:space="preserve">Figure </w:t>
        </w:r>
        <w:r w:rsidR="006E74B8">
          <w:t>34</w:t>
        </w:r>
        <w:r w:rsidR="006E74B8" w:rsidRPr="009C1F0E">
          <w:t xml:space="preserve">  </w:t>
        </w:r>
      </w:ins>
      <w:ins w:id="280" w:author="Maxime Escourbiac" w:date="2011-03-16T02:42:00Z">
        <w:r w:rsidR="006E74B8">
          <w:t>Gestion d’une collision sur un pont</w:t>
        </w:r>
      </w:ins>
      <w:ins w:id="281" w:author="Maxime Escourbiac" w:date="2011-03-16T02:39:00Z">
        <w:r w:rsidR="006E74B8">
          <w:t xml:space="preserve"> </w:t>
        </w:r>
      </w:ins>
      <w:ins w:id="282" w:author="Maxime Escourbiac" w:date="2011-03-16T02:42:00Z">
        <w:r w:rsidR="006E74B8">
          <w:t>……………………</w:t>
        </w:r>
      </w:ins>
      <w:ins w:id="283" w:author="Maxime Escourbiac" w:date="2011-03-16T02:39:00Z">
        <w:r w:rsidR="006E74B8">
          <w:t>……………………………..</w:t>
        </w:r>
        <w:r w:rsidR="006E74B8" w:rsidRPr="009C1F0E">
          <w:t>…</w:t>
        </w:r>
        <w:r w:rsidR="006E74B8">
          <w:t>….......…….31</w:t>
        </w:r>
      </w:ins>
    </w:p>
    <w:p w14:paraId="66A005F9" w14:textId="77777777" w:rsidR="008D72CE" w:rsidRPr="008D72CE" w:rsidRDefault="008D72CE">
      <w:pPr>
        <w:pStyle w:val="Corps"/>
        <w:rPr>
          <w:ins w:id="284" w:author="Maxime Escourbiac" w:date="2011-03-14T22:30:00Z"/>
          <w:rPrChange w:id="285" w:author="Maxime Escourbiac" w:date="2011-03-14T22:30:00Z">
            <w:rPr>
              <w:ins w:id="286" w:author="Maxime Escourbiac" w:date="2011-03-14T22:30:00Z"/>
              <w:sz w:val="48"/>
              <w:szCs w:val="48"/>
            </w:rPr>
          </w:rPrChange>
        </w:rPr>
        <w:pPrChange w:id="287" w:author="Maxime Escourbiac" w:date="2011-03-14T22:30:00Z">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PrChange>
      </w:pPr>
      <w:bookmarkStart w:id="288" w:name="_GoBack"/>
      <w:bookmarkEnd w:id="288"/>
    </w:p>
    <w:p w14:paraId="07299AC0" w14:textId="77777777" w:rsidR="00AA3D0A" w:rsidDel="008D72CE" w:rsidRDefault="00AA3D0A" w:rsidP="00AA3D0A">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del w:id="289" w:author="Maxime Escourbiac" w:date="2011-03-14T22:30:00Z"/>
          <w:sz w:val="48"/>
          <w:szCs w:val="48"/>
        </w:rPr>
      </w:pPr>
    </w:p>
    <w:p w14:paraId="34E6DA6D" w14:textId="77777777" w:rsidR="008D72CE" w:rsidRPr="008D72CE" w:rsidRDefault="008D72CE">
      <w:pPr>
        <w:pStyle w:val="Corps"/>
        <w:rPr>
          <w:rPrChange w:id="290" w:author="Maxime Escourbiac" w:date="2011-03-14T22:30:00Z">
            <w:rPr>
              <w:sz w:val="48"/>
              <w:szCs w:val="48"/>
            </w:rPr>
          </w:rPrChange>
        </w:rPr>
        <w:pPrChange w:id="291" w:author="Maxime Escourbiac" w:date="2011-03-14T22:30:00Z">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PrChange>
      </w:pPr>
    </w:p>
    <w:p w14:paraId="5CDD28B9" w14:textId="77777777" w:rsidR="00AA3D0A" w:rsidRDefault="00AA3D0A" w:rsidP="00AA3D0A">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sz w:val="48"/>
          <w:szCs w:val="48"/>
        </w:rPr>
      </w:pPr>
    </w:p>
    <w:p w14:paraId="24248D4C" w14:textId="77777777" w:rsidR="00AA3D0A" w:rsidRDefault="00AA3D0A" w:rsidP="00AA3D0A">
      <w:pPr>
        <w:pStyle w:val="Corps"/>
      </w:pPr>
    </w:p>
    <w:p w14:paraId="294D599A" w14:textId="77777777" w:rsidR="00AA3D0A" w:rsidRDefault="00AA3D0A" w:rsidP="00AA3D0A">
      <w:pPr>
        <w:pStyle w:val="Corps"/>
      </w:pPr>
    </w:p>
    <w:p w14:paraId="17733D3E" w14:textId="77777777" w:rsidR="00AA3D0A" w:rsidDel="000F60A6" w:rsidRDefault="00AA3D0A" w:rsidP="00AA3D0A">
      <w:pPr>
        <w:pStyle w:val="Corps"/>
        <w:rPr>
          <w:del w:id="292" w:author="Maxime Escourbiac" w:date="2011-03-16T02:26:00Z"/>
        </w:rPr>
      </w:pPr>
    </w:p>
    <w:p w14:paraId="3B013443" w14:textId="77777777" w:rsidR="00AA3D0A" w:rsidDel="000F60A6" w:rsidRDefault="00AA3D0A" w:rsidP="00AA3D0A">
      <w:pPr>
        <w:pStyle w:val="Corps"/>
        <w:rPr>
          <w:del w:id="293" w:author="Maxime Escourbiac" w:date="2011-03-16T02:26:00Z"/>
        </w:rPr>
      </w:pPr>
    </w:p>
    <w:p w14:paraId="383EC5C8" w14:textId="77777777" w:rsidR="00AA3D0A" w:rsidDel="000F60A6" w:rsidRDefault="00AA3D0A" w:rsidP="00AA3D0A">
      <w:pPr>
        <w:pStyle w:val="Corps"/>
        <w:rPr>
          <w:del w:id="294" w:author="Maxime Escourbiac" w:date="2011-03-16T02:26:00Z"/>
        </w:rPr>
      </w:pPr>
    </w:p>
    <w:p w14:paraId="5B366285" w14:textId="77777777" w:rsidR="00AA3D0A" w:rsidDel="000F60A6" w:rsidRDefault="00AA3D0A" w:rsidP="00AA3D0A">
      <w:pPr>
        <w:pStyle w:val="Corps"/>
        <w:rPr>
          <w:del w:id="295" w:author="Maxime Escourbiac" w:date="2011-03-16T02:26:00Z"/>
        </w:rPr>
      </w:pPr>
    </w:p>
    <w:p w14:paraId="506E727D" w14:textId="77777777" w:rsidR="00AA3D0A" w:rsidDel="00127BBE" w:rsidRDefault="00AA3D0A" w:rsidP="00AA3D0A">
      <w:pPr>
        <w:pStyle w:val="Corps"/>
        <w:rPr>
          <w:del w:id="296" w:author="Maxime Escourbiac" w:date="2011-03-14T23:36:00Z"/>
        </w:rPr>
      </w:pPr>
    </w:p>
    <w:p w14:paraId="382B0E03" w14:textId="77777777" w:rsidR="00AA3D0A" w:rsidRDefault="00AA3D0A" w:rsidP="00AA3D0A">
      <w:pPr>
        <w:pStyle w:val="Corps"/>
      </w:pPr>
    </w:p>
    <w:p w14:paraId="66C55271" w14:textId="77777777" w:rsidR="00AA3D0A" w:rsidDel="00127BBE" w:rsidRDefault="00AA3D0A" w:rsidP="00AA3D0A">
      <w:pPr>
        <w:pStyle w:val="Corps"/>
        <w:rPr>
          <w:del w:id="297" w:author="Maxime Escourbiac" w:date="2011-03-14T23:36:00Z"/>
        </w:rPr>
      </w:pPr>
    </w:p>
    <w:p w14:paraId="3AF8B296" w14:textId="77777777" w:rsidR="00AA3D0A" w:rsidDel="00127BBE" w:rsidRDefault="00AA3D0A" w:rsidP="00AA3D0A">
      <w:pPr>
        <w:pStyle w:val="Corps"/>
        <w:rPr>
          <w:del w:id="298" w:author="Maxime Escourbiac" w:date="2011-03-14T23:36:00Z"/>
        </w:rPr>
      </w:pPr>
    </w:p>
    <w:p w14:paraId="71E7EFCB" w14:textId="77777777" w:rsidR="00AA3D0A" w:rsidDel="00127BBE" w:rsidRDefault="00AA3D0A" w:rsidP="00AA3D0A">
      <w:pPr>
        <w:pStyle w:val="Corps"/>
        <w:rPr>
          <w:del w:id="299" w:author="Maxime Escourbiac" w:date="2011-03-14T23:36:00Z"/>
        </w:rPr>
      </w:pPr>
    </w:p>
    <w:p w14:paraId="69E72DA3" w14:textId="77777777" w:rsidR="00AA3D0A" w:rsidDel="00127BBE" w:rsidRDefault="00AA3D0A" w:rsidP="00AA3D0A">
      <w:pPr>
        <w:pStyle w:val="Corps"/>
        <w:rPr>
          <w:del w:id="300" w:author="Maxime Escourbiac" w:date="2011-03-14T23:36:00Z"/>
        </w:rPr>
      </w:pPr>
    </w:p>
    <w:p w14:paraId="64CEBFD2" w14:textId="77777777" w:rsidR="00AA3D0A" w:rsidDel="00127BBE" w:rsidRDefault="00AA3D0A" w:rsidP="00AA3D0A">
      <w:pPr>
        <w:pStyle w:val="Corps"/>
        <w:rPr>
          <w:del w:id="301" w:author="Maxime Escourbiac" w:date="2011-03-14T23:36:00Z"/>
        </w:rPr>
      </w:pPr>
    </w:p>
    <w:p w14:paraId="6AA1D3EC" w14:textId="77777777" w:rsidR="00AA3D0A" w:rsidDel="00127BBE" w:rsidRDefault="00AA3D0A" w:rsidP="00AA3D0A">
      <w:pPr>
        <w:pStyle w:val="Corps"/>
        <w:rPr>
          <w:del w:id="302" w:author="Maxime Escourbiac" w:date="2011-03-14T23:36:00Z"/>
        </w:rPr>
      </w:pPr>
    </w:p>
    <w:p w14:paraId="7164C266" w14:textId="77777777" w:rsidR="00AA3D0A" w:rsidDel="00127BBE" w:rsidRDefault="00AA3D0A" w:rsidP="00AA3D0A">
      <w:pPr>
        <w:pStyle w:val="Corps"/>
        <w:rPr>
          <w:del w:id="303" w:author="Maxime Escourbiac" w:date="2011-03-14T23:36:00Z"/>
        </w:rPr>
      </w:pPr>
    </w:p>
    <w:p w14:paraId="4182A6A2" w14:textId="77777777" w:rsidR="00AA3D0A" w:rsidDel="00127BBE" w:rsidRDefault="00AA3D0A" w:rsidP="00AA3D0A">
      <w:pPr>
        <w:pStyle w:val="Corps"/>
        <w:rPr>
          <w:del w:id="304" w:author="Maxime Escourbiac" w:date="2011-03-14T23:36:00Z"/>
        </w:rPr>
      </w:pPr>
    </w:p>
    <w:p w14:paraId="4C3F7E20" w14:textId="77777777" w:rsidR="00AA3D0A" w:rsidDel="00127BBE" w:rsidRDefault="00AA3D0A" w:rsidP="00AA3D0A">
      <w:pPr>
        <w:pStyle w:val="Corps"/>
        <w:rPr>
          <w:del w:id="305" w:author="Maxime Escourbiac" w:date="2011-03-14T23:35:00Z"/>
        </w:rPr>
      </w:pPr>
    </w:p>
    <w:p w14:paraId="46C53C16" w14:textId="77777777" w:rsidR="00847FA4" w:rsidDel="00127BBE" w:rsidRDefault="00847FA4" w:rsidP="00AA3D0A">
      <w:pPr>
        <w:pStyle w:val="Corps"/>
        <w:rPr>
          <w:del w:id="306" w:author="Maxime Escourbiac" w:date="2011-03-14T23:31:00Z"/>
        </w:rPr>
      </w:pPr>
    </w:p>
    <w:p w14:paraId="453021D9" w14:textId="77777777" w:rsidR="00AA3D0A" w:rsidRPr="00AA3D0A" w:rsidDel="00127BBE" w:rsidRDefault="00AA3D0A" w:rsidP="00AA3D0A">
      <w:pPr>
        <w:pStyle w:val="Corps"/>
        <w:rPr>
          <w:del w:id="307" w:author="Maxime Escourbiac" w:date="2011-03-14T23:36:00Z"/>
        </w:rPr>
      </w:pPr>
    </w:p>
    <w:p w14:paraId="628F5094" w14:textId="1CBBF2F8" w:rsidR="00AA3D0A" w:rsidRDefault="00AA3D0A" w:rsidP="00AA3D0A">
      <w:pPr>
        <w:pStyle w:val="Title"/>
      </w:pPr>
      <w:r>
        <w:t>Résumé</w:t>
      </w:r>
    </w:p>
    <w:p w14:paraId="2F133A4C" w14:textId="77777777" w:rsidR="00AA3D0A" w:rsidRDefault="00AA3D0A" w:rsidP="00AA3D0A">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sz w:val="48"/>
          <w:szCs w:val="48"/>
        </w:rPr>
      </w:pPr>
    </w:p>
    <w:p w14:paraId="3BF32C48" w14:textId="0583B35C" w:rsidR="001046F0" w:rsidRDefault="00D55012" w:rsidP="00411A26">
      <w:pPr>
        <w:jc w:val="both"/>
        <w:rPr>
          <w:ins w:id="308" w:author="Maxime Escourbiac" w:date="2011-03-14T22:17:00Z"/>
        </w:rPr>
      </w:pPr>
      <w:r>
        <w:t xml:space="preserve">Le sujet du projet était d’étudier un modèle proposé </w:t>
      </w:r>
      <w:r w:rsidRPr="00F16815">
        <w:rPr>
          <w:color w:val="auto"/>
          <w:rPrChange w:id="309" w:author="Maxime Escourbiac" w:date="2011-03-14T19:49:00Z">
            <w:rPr>
              <w:rFonts w:asciiTheme="minorHAnsi" w:hAnsiTheme="minorHAnsi"/>
              <w:b/>
              <w:color w:val="2B6991"/>
              <w:sz w:val="26"/>
              <w:szCs w:val="20"/>
              <w:lang w:eastAsia="fr-FR"/>
            </w:rPr>
          </w:rPrChange>
        </w:rPr>
        <w:t xml:space="preserve">par le </w:t>
      </w:r>
      <w:r w:rsidR="006119CC" w:rsidRPr="00F16815">
        <w:rPr>
          <w:color w:val="auto"/>
          <w:rPrChange w:id="310" w:author="Maxime Escourbiac" w:date="2011-03-14T19:49:00Z">
            <w:rPr>
              <w:rFonts w:asciiTheme="minorHAnsi" w:hAnsiTheme="minorHAnsi"/>
              <w:b/>
              <w:color w:val="2B6991"/>
              <w:sz w:val="26"/>
              <w:szCs w:val="20"/>
              <w:lang w:eastAsia="fr-FR"/>
            </w:rPr>
          </w:rPrChange>
        </w:rPr>
        <w:t>RFF</w:t>
      </w:r>
      <w:r w:rsidR="006119CC">
        <w:t xml:space="preserve"> (Réseaux Ferrés de </w:t>
      </w:r>
      <w:r w:rsidR="000C7979">
        <w:t>France)</w:t>
      </w:r>
      <w:r w:rsidR="006119CC">
        <w:t>.</w:t>
      </w:r>
      <w:r w:rsidR="006119CC">
        <w:br/>
        <w:t>Pour réaliser ceci, nous avons d</w:t>
      </w:r>
      <w:ins w:id="311" w:author="Maxime Escourbiac" w:date="2011-03-14T23:17:00Z">
        <w:r w:rsidR="005A2180">
          <w:t>û</w:t>
        </w:r>
      </w:ins>
      <w:del w:id="312" w:author="Maxime Escourbiac" w:date="2011-03-14T23:17:00Z">
        <w:r w:rsidR="006119CC" w:rsidDel="005A2180">
          <w:delText>u</w:delText>
        </w:r>
      </w:del>
      <w:r w:rsidR="006119CC">
        <w:t xml:space="preserve"> étudier le logiciel de modélisation utilisé ici par l’entreprise, </w:t>
      </w:r>
      <w:ins w:id="313" w:author="Maxime Escourbiac" w:date="2011-03-14T22:15:00Z">
        <w:r w:rsidR="005A2180">
          <w:t xml:space="preserve"> </w:t>
        </w:r>
        <w:proofErr w:type="spellStart"/>
        <w:r w:rsidR="005A2180">
          <w:t>ArgoUML</w:t>
        </w:r>
        <w:proofErr w:type="spellEnd"/>
        <w:r w:rsidR="005A2180">
          <w:t xml:space="preserve"> et </w:t>
        </w:r>
        <w:r w:rsidR="008B57F6">
          <w:t xml:space="preserve">faire un tutorial montrant les bases de son </w:t>
        </w:r>
      </w:ins>
      <w:ins w:id="314" w:author="Maxime Escourbiac" w:date="2011-03-14T22:16:00Z">
        <w:r w:rsidR="008B57F6">
          <w:t>utilisation</w:t>
        </w:r>
      </w:ins>
      <w:ins w:id="315" w:author="Maxime Escourbiac" w:date="2011-03-14T23:17:00Z">
        <w:r w:rsidR="005A2180">
          <w:t>.</w:t>
        </w:r>
      </w:ins>
      <w:ins w:id="316" w:author="Maxime Escourbiac" w:date="2011-03-14T22:16:00Z">
        <w:r w:rsidR="008B57F6">
          <w:t xml:space="preserve"> </w:t>
        </w:r>
      </w:ins>
      <w:del w:id="317" w:author="Maxime Escourbiac" w:date="2011-03-14T22:29:00Z">
        <w:r w:rsidR="001046F0" w:rsidDel="008D72CE">
          <w:delText xml:space="preserve">et </w:delText>
        </w:r>
        <w:r w:rsidR="006119CC" w:rsidDel="008D72CE">
          <w:delText xml:space="preserve">qui nous a permis de documenter les classes </w:delText>
        </w:r>
        <w:r w:rsidR="001046F0" w:rsidDel="008D72CE">
          <w:delText>utilisées.</w:delText>
        </w:r>
      </w:del>
    </w:p>
    <w:p w14:paraId="560559D9" w14:textId="454FA3D2" w:rsidR="008B57F6" w:rsidRDefault="008D72CE" w:rsidP="00411A26">
      <w:pPr>
        <w:jc w:val="both"/>
      </w:pPr>
      <w:ins w:id="318" w:author="Maxime Escourbiac" w:date="2011-03-14T22:17:00Z">
        <w:r>
          <w:t>Pour complé</w:t>
        </w:r>
        <w:r w:rsidR="008B57F6">
          <w:t xml:space="preserve">ter cette </w:t>
        </w:r>
      </w:ins>
      <w:ins w:id="319" w:author="Maxime Escourbiac" w:date="2011-03-14T22:18:00Z">
        <w:r w:rsidR="00FE2F0C">
          <w:t xml:space="preserve">étude, nous avons </w:t>
        </w:r>
      </w:ins>
      <w:ins w:id="320" w:author="Maxime Escourbiac" w:date="2011-03-14T22:19:00Z">
        <w:r w:rsidR="00FE2F0C">
          <w:t>effectué</w:t>
        </w:r>
      </w:ins>
      <w:ins w:id="321" w:author="Maxime Escourbiac" w:date="2011-03-14T22:18:00Z">
        <w:r w:rsidR="00FE2F0C">
          <w:t xml:space="preserve"> un travail de recherche sur </w:t>
        </w:r>
      </w:ins>
      <w:ins w:id="322" w:author="Maxime Escourbiac" w:date="2011-03-14T22:19:00Z">
        <w:r w:rsidR="00FE2F0C">
          <w:t xml:space="preserve">des publications, </w:t>
        </w:r>
      </w:ins>
      <w:ins w:id="323" w:author="Maxime Escourbiac" w:date="2011-03-16T02:58:00Z">
        <w:r w:rsidR="00D40BE9">
          <w:t>réalisées</w:t>
        </w:r>
      </w:ins>
      <w:ins w:id="324" w:author="Maxime Escourbiac" w:date="2011-03-14T22:19:00Z">
        <w:r w:rsidR="00FE2F0C">
          <w:t xml:space="preserve"> </w:t>
        </w:r>
      </w:ins>
      <w:ins w:id="325" w:author="Maxime Escourbiac" w:date="2011-03-14T22:21:00Z">
        <w:r w:rsidR="00FE2F0C">
          <w:t xml:space="preserve">durant </w:t>
        </w:r>
      </w:ins>
      <w:ins w:id="326" w:author="Maxime Escourbiac" w:date="2011-03-14T22:19:00Z">
        <w:r w:rsidR="00FE2F0C">
          <w:t xml:space="preserve">ces </w:t>
        </w:r>
      </w:ins>
      <w:ins w:id="327" w:author="Maxime Escourbiac" w:date="2011-03-14T22:20:00Z">
        <w:r w:rsidR="00FE2F0C">
          <w:t>dernières</w:t>
        </w:r>
      </w:ins>
      <w:ins w:id="328" w:author="Maxime Escourbiac" w:date="2011-03-14T22:19:00Z">
        <w:r w:rsidR="00FE2F0C">
          <w:t xml:space="preserve"> années</w:t>
        </w:r>
      </w:ins>
      <w:ins w:id="329" w:author="Maxime Escourbiac" w:date="2011-03-14T22:21:00Z">
        <w:r w:rsidR="00FE2F0C">
          <w:t>, par des chercheurs de nombreux pays.</w:t>
        </w:r>
      </w:ins>
    </w:p>
    <w:p w14:paraId="5443A4DF" w14:textId="0A5A0634" w:rsidR="007853C4" w:rsidRDefault="007853C4" w:rsidP="00411A26">
      <w:pPr>
        <w:jc w:val="both"/>
      </w:pPr>
      <w:r>
        <w:t>Cette étude préliminaire nous a permis d’implémenter un simulateur de transport</w:t>
      </w:r>
      <w:ins w:id="330" w:author="Maxime Escourbiac" w:date="2011-03-14T23:18:00Z">
        <w:r w:rsidR="00847FA4">
          <w:t>s</w:t>
        </w:r>
      </w:ins>
      <w:r>
        <w:t xml:space="preserve"> ferroviaire</w:t>
      </w:r>
      <w:ins w:id="331" w:author="Maxime Escourbiac" w:date="2011-03-14T23:18:00Z">
        <w:r w:rsidR="00847FA4">
          <w:t>s</w:t>
        </w:r>
      </w:ins>
      <w:r>
        <w:t xml:space="preserve"> en C#</w:t>
      </w:r>
      <w:r w:rsidR="000C7979">
        <w:t xml:space="preserve"> sous Visual Studio 2010 utilisant un</w:t>
      </w:r>
      <w:ins w:id="332" w:author="Maxime Escourbiac" w:date="2011-03-14T23:10:00Z">
        <w:r w:rsidR="005A2180">
          <w:t>e</w:t>
        </w:r>
      </w:ins>
      <w:r w:rsidR="000C7979">
        <w:t xml:space="preserve"> </w:t>
      </w:r>
      <w:del w:id="333" w:author="Maxime Escourbiac" w:date="2011-03-14T23:10:00Z">
        <w:r w:rsidR="000C7979" w:rsidDel="005A2180">
          <w:delText>modèle  simplifié de l’étude précédente</w:delText>
        </w:r>
      </w:del>
      <w:ins w:id="334" w:author="Maxime Escourbiac" w:date="2011-03-14T23:10:00Z">
        <w:r w:rsidR="005A2180">
          <w:t>simplification du modèle proposé par le RFF</w:t>
        </w:r>
      </w:ins>
      <w:r w:rsidR="000C7979">
        <w:t>.</w:t>
      </w:r>
      <w:r>
        <w:t xml:space="preserve"> </w:t>
      </w:r>
    </w:p>
    <w:p w14:paraId="376D3B2F" w14:textId="77777777" w:rsidR="005A2180" w:rsidRDefault="005A2180" w:rsidP="00411A26">
      <w:pPr>
        <w:jc w:val="both"/>
        <w:rPr>
          <w:ins w:id="335" w:author="Maxime Escourbiac" w:date="2011-03-14T23:12:00Z"/>
        </w:rPr>
      </w:pPr>
    </w:p>
    <w:p w14:paraId="2412002B" w14:textId="4336D0D9" w:rsidR="008D72CE" w:rsidRDefault="000C7979" w:rsidP="00411A26">
      <w:pPr>
        <w:jc w:val="both"/>
        <w:rPr>
          <w:ins w:id="336" w:author="Maxime Escourbiac" w:date="2011-03-14T22:31:00Z"/>
        </w:rPr>
      </w:pPr>
      <w:r w:rsidRPr="00847FA4">
        <w:rPr>
          <w:lang w:val="en-US"/>
          <w:rPrChange w:id="337" w:author="Maxime Escourbiac" w:date="2011-03-14T23:21:00Z">
            <w:rPr>
              <w:rFonts w:ascii="Helvetica Neue" w:hAnsi="Helvetica Neue"/>
              <w:b/>
              <w:color w:val="2B6991"/>
              <w:sz w:val="26"/>
              <w:szCs w:val="20"/>
              <w:lang w:eastAsia="fr-FR"/>
            </w:rPr>
          </w:rPrChange>
        </w:rPr>
        <w:t>The topic of the project is</w:t>
      </w:r>
      <w:r>
        <w:t xml:space="preserve"> </w:t>
      </w:r>
      <w:proofErr w:type="spellStart"/>
      <w:r>
        <w:t>studying</w:t>
      </w:r>
      <w:proofErr w:type="spellEnd"/>
      <w:r>
        <w:t xml:space="preserve"> a </w:t>
      </w:r>
      <w:ins w:id="338" w:author="Maxime Escourbiac" w:date="2011-03-14T22:23:00Z">
        <w:r w:rsidR="00FE2F0C">
          <w:t xml:space="preserve">model </w:t>
        </w:r>
        <w:proofErr w:type="spellStart"/>
        <w:r w:rsidR="00FE2F0C">
          <w:t>proposed</w:t>
        </w:r>
        <w:proofErr w:type="spellEnd"/>
        <w:r w:rsidR="00FE2F0C">
          <w:t xml:space="preserve"> by </w:t>
        </w:r>
      </w:ins>
      <w:r>
        <w:t>RFF ((Réseaux Ferrés de France)</w:t>
      </w:r>
      <w:ins w:id="339" w:author="Maxime Escourbiac" w:date="2011-03-14T22:23:00Z">
        <w:r w:rsidR="00FE2F0C">
          <w:t xml:space="preserve">. For </w:t>
        </w:r>
        <w:proofErr w:type="spellStart"/>
        <w:r w:rsidR="00FE2F0C">
          <w:t>realize</w:t>
        </w:r>
        <w:proofErr w:type="spellEnd"/>
        <w:r w:rsidR="00FE2F0C">
          <w:t xml:space="preserve"> </w:t>
        </w:r>
        <w:proofErr w:type="spellStart"/>
        <w:r w:rsidR="00FE2F0C">
          <w:t>that</w:t>
        </w:r>
        <w:proofErr w:type="spellEnd"/>
        <w:r w:rsidR="00FE2F0C">
          <w:t xml:space="preserve">. </w:t>
        </w:r>
        <w:proofErr w:type="spellStart"/>
        <w:r w:rsidR="00FE2F0C">
          <w:t>We</w:t>
        </w:r>
        <w:proofErr w:type="spellEnd"/>
        <w:r w:rsidR="00FE2F0C">
          <w:t xml:space="preserve"> </w:t>
        </w:r>
        <w:proofErr w:type="spellStart"/>
        <w:r w:rsidR="00FE2F0C">
          <w:t>had</w:t>
        </w:r>
        <w:proofErr w:type="spellEnd"/>
        <w:r w:rsidR="00FE2F0C">
          <w:t xml:space="preserve"> to </w:t>
        </w:r>
        <w:proofErr w:type="spellStart"/>
        <w:r w:rsidR="00FE2F0C">
          <w:t>study</w:t>
        </w:r>
        <w:proofErr w:type="spellEnd"/>
        <w:r w:rsidR="00FE2F0C">
          <w:t xml:space="preserve"> the software </w:t>
        </w:r>
        <w:proofErr w:type="spellStart"/>
        <w:r w:rsidR="00FE2F0C">
          <w:t>used</w:t>
        </w:r>
        <w:proofErr w:type="spellEnd"/>
        <w:r w:rsidR="00FE2F0C">
          <w:t xml:space="preserve"> by RFF, </w:t>
        </w:r>
        <w:proofErr w:type="spellStart"/>
        <w:r w:rsidR="00FE2F0C">
          <w:t>ArgoUML</w:t>
        </w:r>
        <w:proofErr w:type="spellEnd"/>
        <w:r w:rsidR="00FE2F0C">
          <w:t xml:space="preserve">, and to do a tutoriel </w:t>
        </w:r>
      </w:ins>
      <w:proofErr w:type="spellStart"/>
      <w:ins w:id="340" w:author="Maxime Escourbiac" w:date="2011-03-14T22:24:00Z">
        <w:r w:rsidR="00FE2F0C">
          <w:t>showing</w:t>
        </w:r>
        <w:proofErr w:type="spellEnd"/>
        <w:r w:rsidR="00FE2F0C">
          <w:t xml:space="preserve"> how to use </w:t>
        </w:r>
      </w:ins>
      <w:proofErr w:type="spellStart"/>
      <w:ins w:id="341" w:author="Maxime Escourbiac" w:date="2011-03-14T23:18:00Z">
        <w:r w:rsidR="00847FA4">
          <w:t>it</w:t>
        </w:r>
        <w:proofErr w:type="spellEnd"/>
        <w:r w:rsidR="00847FA4">
          <w:t>.</w:t>
        </w:r>
      </w:ins>
    </w:p>
    <w:p w14:paraId="7218D49F" w14:textId="368A41BB" w:rsidR="00751A62" w:rsidRDefault="008D72CE" w:rsidP="00411A26">
      <w:pPr>
        <w:jc w:val="both"/>
        <w:rPr>
          <w:ins w:id="342" w:author="Maxime Escourbiac" w:date="2011-03-14T23:03:00Z"/>
        </w:rPr>
      </w:pPr>
      <w:ins w:id="343" w:author="Maxime Escourbiac" w:date="2011-03-14T22:32:00Z">
        <w:r>
          <w:t xml:space="preserve">In </w:t>
        </w:r>
        <w:proofErr w:type="spellStart"/>
        <w:r>
          <w:t>complement</w:t>
        </w:r>
        <w:proofErr w:type="spellEnd"/>
        <w:r>
          <w:t xml:space="preserve">, </w:t>
        </w:r>
        <w:proofErr w:type="spellStart"/>
        <w:r>
          <w:t>w</w:t>
        </w:r>
        <w:r w:rsidR="00751A62">
          <w:t>e</w:t>
        </w:r>
        <w:proofErr w:type="spellEnd"/>
        <w:r w:rsidR="00751A62">
          <w:t xml:space="preserve"> </w:t>
        </w:r>
      </w:ins>
      <w:proofErr w:type="spellStart"/>
      <w:ins w:id="344" w:author="Maxime Escourbiac" w:date="2011-03-14T23:00:00Z">
        <w:r w:rsidR="00751A62">
          <w:t>did</w:t>
        </w:r>
      </w:ins>
      <w:proofErr w:type="spellEnd"/>
      <w:ins w:id="345" w:author="Maxime Escourbiac" w:date="2011-03-14T22:32:00Z">
        <w:r>
          <w:t xml:space="preserve"> </w:t>
        </w:r>
      </w:ins>
      <w:ins w:id="346" w:author="Maxime Escourbiac" w:date="2011-03-14T22:47:00Z">
        <w:r w:rsidR="004E1061">
          <w:t xml:space="preserve">a </w:t>
        </w:r>
        <w:proofErr w:type="spellStart"/>
        <w:r w:rsidR="004E1061">
          <w:t>research</w:t>
        </w:r>
        <w:proofErr w:type="spellEnd"/>
        <w:r w:rsidR="004E1061">
          <w:t xml:space="preserve"> on</w:t>
        </w:r>
        <w:r w:rsidR="002E194C">
          <w:t xml:space="preserve"> </w:t>
        </w:r>
        <w:proofErr w:type="spellStart"/>
        <w:r w:rsidR="002E194C">
          <w:t>scientific</w:t>
        </w:r>
        <w:proofErr w:type="spellEnd"/>
        <w:r w:rsidR="002E194C">
          <w:t xml:space="preserve"> publication </w:t>
        </w:r>
        <w:proofErr w:type="spellStart"/>
        <w:r w:rsidR="002E194C">
          <w:t>realized</w:t>
        </w:r>
        <w:proofErr w:type="spellEnd"/>
        <w:r w:rsidR="002E194C">
          <w:t xml:space="preserve"> </w:t>
        </w:r>
      </w:ins>
      <w:proofErr w:type="spellStart"/>
      <w:ins w:id="347" w:author="Maxime Escourbiac" w:date="2011-03-14T22:49:00Z">
        <w:r w:rsidR="00847FA4">
          <w:t>during</w:t>
        </w:r>
        <w:proofErr w:type="spellEnd"/>
        <w:r w:rsidR="00847FA4">
          <w:t xml:space="preserve"> the last</w:t>
        </w:r>
        <w:r w:rsidR="002E194C">
          <w:t xml:space="preserve"> </w:t>
        </w:r>
        <w:proofErr w:type="spellStart"/>
        <w:r w:rsidR="002E194C">
          <w:t>year</w:t>
        </w:r>
      </w:ins>
      <w:ins w:id="348" w:author="Maxime Escourbiac" w:date="2011-03-14T23:19:00Z">
        <w:r w:rsidR="00847FA4">
          <w:t>s</w:t>
        </w:r>
      </w:ins>
      <w:proofErr w:type="spellEnd"/>
      <w:ins w:id="349" w:author="Maxime Escourbiac" w:date="2011-03-14T22:49:00Z">
        <w:r w:rsidR="002E194C">
          <w:t xml:space="preserve"> by </w:t>
        </w:r>
      </w:ins>
      <w:proofErr w:type="spellStart"/>
      <w:ins w:id="350" w:author="Maxime Escourbiac" w:date="2011-03-14T23:03:00Z">
        <w:r w:rsidR="00751A62">
          <w:t>scientists</w:t>
        </w:r>
        <w:proofErr w:type="spellEnd"/>
        <w:r w:rsidR="00751A62">
          <w:t xml:space="preserve"> of </w:t>
        </w:r>
        <w:proofErr w:type="spellStart"/>
        <w:r w:rsidR="00751A62">
          <w:t>many</w:t>
        </w:r>
        <w:proofErr w:type="spellEnd"/>
        <w:r w:rsidR="00751A62">
          <w:t xml:space="preserve"> countries</w:t>
        </w:r>
      </w:ins>
    </w:p>
    <w:p w14:paraId="025EBD9B" w14:textId="64CA13FA" w:rsidR="00751A62" w:rsidRDefault="00751A62" w:rsidP="00411A26">
      <w:pPr>
        <w:jc w:val="both"/>
        <w:rPr>
          <w:ins w:id="351" w:author="Maxime Escourbiac" w:date="2011-03-14T23:03:00Z"/>
        </w:rPr>
      </w:pPr>
      <w:ins w:id="352" w:author="Maxime Escourbiac" w:date="2011-03-14T23:04:00Z">
        <w:r>
          <w:t xml:space="preserve">This </w:t>
        </w:r>
        <w:proofErr w:type="spellStart"/>
        <w:r>
          <w:t>preliminary</w:t>
        </w:r>
        <w:proofErr w:type="spellEnd"/>
        <w:r>
          <w:t xml:space="preserve"> </w:t>
        </w:r>
        <w:proofErr w:type="spellStart"/>
        <w:r>
          <w:t>study</w:t>
        </w:r>
        <w:proofErr w:type="spellEnd"/>
        <w:r>
          <w:t xml:space="preserve">, </w:t>
        </w:r>
        <w:proofErr w:type="spellStart"/>
        <w:r>
          <w:t>permitt</w:t>
        </w:r>
        <w:proofErr w:type="spellEnd"/>
        <w:r>
          <w:t xml:space="preserve"> us to </w:t>
        </w:r>
        <w:proofErr w:type="spellStart"/>
        <w:r>
          <w:t>implement</w:t>
        </w:r>
      </w:ins>
      <w:proofErr w:type="spellEnd"/>
      <w:ins w:id="353" w:author="Maxime Escourbiac" w:date="2011-03-14T23:08:00Z">
        <w:r w:rsidR="005A2180">
          <w:t xml:space="preserve"> un </w:t>
        </w:r>
        <w:proofErr w:type="spellStart"/>
        <w:r w:rsidR="005A2180">
          <w:t>railway</w:t>
        </w:r>
        <w:proofErr w:type="spellEnd"/>
        <w:r w:rsidR="005A2180">
          <w:t xml:space="preserve"> simulator </w:t>
        </w:r>
        <w:proofErr w:type="spellStart"/>
        <w:r w:rsidR="005A2180">
          <w:t>which</w:t>
        </w:r>
        <w:proofErr w:type="spellEnd"/>
        <w:r w:rsidR="005A2180">
          <w:t xml:space="preserve"> use a simplification of the model </w:t>
        </w:r>
        <w:proofErr w:type="spellStart"/>
        <w:r w:rsidR="005A2180">
          <w:t>given</w:t>
        </w:r>
        <w:proofErr w:type="spellEnd"/>
        <w:r w:rsidR="005A2180">
          <w:t xml:space="preserve"> by RFF</w:t>
        </w:r>
      </w:ins>
    </w:p>
    <w:p w14:paraId="03A9393A" w14:textId="3DA1C711" w:rsidR="000C7979" w:rsidDel="005A2180" w:rsidRDefault="000C7979" w:rsidP="00411A26">
      <w:pPr>
        <w:jc w:val="both"/>
        <w:rPr>
          <w:del w:id="354" w:author="Maxime Escourbiac" w:date="2011-03-14T23:11:00Z"/>
        </w:rPr>
      </w:pPr>
      <w:del w:id="355" w:author="Maxime Escourbiac" w:date="2011-03-14T22:21:00Z">
        <w:r w:rsidDel="00FE2F0C">
          <w:delText>. TODO</w:delText>
        </w:r>
      </w:del>
    </w:p>
    <w:p w14:paraId="3D13BE29" w14:textId="77777777" w:rsidR="001046F0" w:rsidRDefault="001046F0" w:rsidP="00411A26">
      <w:pPr>
        <w:jc w:val="both"/>
      </w:pPr>
    </w:p>
    <w:p w14:paraId="39730170" w14:textId="77777777" w:rsidR="001046F0" w:rsidRDefault="001046F0" w:rsidP="00411A26">
      <w:pPr>
        <w:jc w:val="both"/>
      </w:pPr>
    </w:p>
    <w:p w14:paraId="0C0AF7AA" w14:textId="77777777" w:rsidR="001046F0" w:rsidRDefault="001046F0" w:rsidP="00411A26">
      <w:pPr>
        <w:jc w:val="both"/>
      </w:pPr>
    </w:p>
    <w:p w14:paraId="1BCBDD4C" w14:textId="77777777" w:rsidR="001046F0" w:rsidRDefault="001046F0" w:rsidP="00411A26">
      <w:pPr>
        <w:jc w:val="both"/>
      </w:pPr>
    </w:p>
    <w:p w14:paraId="76F56A59" w14:textId="77777777" w:rsidR="001046F0" w:rsidRDefault="001046F0" w:rsidP="00411A26">
      <w:pPr>
        <w:jc w:val="both"/>
      </w:pPr>
    </w:p>
    <w:p w14:paraId="3FFDCBF2" w14:textId="77777777" w:rsidR="001046F0" w:rsidRDefault="001046F0" w:rsidP="00411A26">
      <w:pPr>
        <w:jc w:val="both"/>
      </w:pPr>
    </w:p>
    <w:p w14:paraId="0685E73F" w14:textId="77777777" w:rsidR="001046F0" w:rsidRDefault="001046F0" w:rsidP="00411A26">
      <w:pPr>
        <w:jc w:val="both"/>
      </w:pPr>
    </w:p>
    <w:p w14:paraId="5A0517AE" w14:textId="77777777" w:rsidR="001046F0" w:rsidRDefault="001046F0" w:rsidP="00411A26">
      <w:pPr>
        <w:jc w:val="both"/>
      </w:pPr>
    </w:p>
    <w:p w14:paraId="106A461B" w14:textId="77777777" w:rsidR="001046F0" w:rsidRDefault="001046F0" w:rsidP="00411A26">
      <w:pPr>
        <w:jc w:val="both"/>
      </w:pPr>
    </w:p>
    <w:p w14:paraId="58102FC1" w14:textId="77777777" w:rsidR="001046F0" w:rsidRDefault="001046F0" w:rsidP="00411A26">
      <w:pPr>
        <w:jc w:val="both"/>
      </w:pPr>
    </w:p>
    <w:p w14:paraId="0004F6EE" w14:textId="77777777" w:rsidR="001046F0" w:rsidRDefault="001046F0" w:rsidP="00411A26">
      <w:pPr>
        <w:jc w:val="both"/>
        <w:rPr>
          <w:ins w:id="356" w:author="Maxime Escourbiac" w:date="2011-03-14T23:27:00Z"/>
        </w:rPr>
      </w:pPr>
    </w:p>
    <w:p w14:paraId="6F18234B" w14:textId="77777777" w:rsidR="00847FA4" w:rsidRDefault="00847FA4" w:rsidP="00411A26">
      <w:pPr>
        <w:jc w:val="both"/>
      </w:pPr>
    </w:p>
    <w:p w14:paraId="5981A695" w14:textId="77777777" w:rsidR="001046F0" w:rsidDel="00127BBE" w:rsidRDefault="001046F0" w:rsidP="00411A26">
      <w:pPr>
        <w:jc w:val="both"/>
        <w:rPr>
          <w:del w:id="357" w:author="Maxime Escourbiac" w:date="2011-03-14T23:28:00Z"/>
        </w:rPr>
      </w:pPr>
    </w:p>
    <w:p w14:paraId="5DE07CB8" w14:textId="77777777" w:rsidR="001046F0" w:rsidDel="00847FA4" w:rsidRDefault="001046F0" w:rsidP="00411A26">
      <w:pPr>
        <w:jc w:val="both"/>
        <w:rPr>
          <w:del w:id="358" w:author="Maxime Escourbiac" w:date="2011-03-14T23:23:00Z"/>
        </w:rPr>
      </w:pPr>
    </w:p>
    <w:p w14:paraId="081D7756" w14:textId="55214DDA" w:rsidR="001046F0" w:rsidDel="005A2180" w:rsidRDefault="000C7979" w:rsidP="00411A26">
      <w:pPr>
        <w:jc w:val="both"/>
        <w:rPr>
          <w:del w:id="359" w:author="Maxime Escourbiac" w:date="2011-03-14T23:14:00Z"/>
        </w:rPr>
      </w:pPr>
      <w:del w:id="360" w:author="Maxime Escourbiac" w:date="2011-03-14T23:14:00Z">
        <w:r w:rsidDel="005A2180">
          <w:br/>
        </w:r>
        <w:r w:rsidDel="005A2180">
          <w:br/>
        </w:r>
        <w:r w:rsidDel="005A2180">
          <w:br/>
        </w:r>
      </w:del>
    </w:p>
    <w:p w14:paraId="3A673C3F" w14:textId="77777777" w:rsidR="0017355C" w:rsidRDefault="000C7979" w:rsidP="00411A26">
      <w:pPr>
        <w:jc w:val="both"/>
      </w:pPr>
      <w:del w:id="361" w:author="Maxime Escourbiac" w:date="2011-03-14T23:14:00Z">
        <w:r w:rsidDel="005A2180">
          <w:br/>
        </w:r>
      </w:del>
    </w:p>
    <w:p w14:paraId="032F752A" w14:textId="19331889" w:rsidR="00AA3D0A" w:rsidRPr="0017355C" w:rsidDel="005A2180" w:rsidRDefault="006119CC" w:rsidP="0017355C">
      <w:pPr>
        <w:jc w:val="both"/>
        <w:rPr>
          <w:del w:id="362" w:author="Maxime Escourbiac" w:date="2011-03-14T23:14:00Z"/>
        </w:rPr>
      </w:pPr>
      <w:del w:id="363" w:author="Maxime Escourbiac" w:date="2011-03-14T23:14:00Z">
        <w:r w:rsidDel="005A2180">
          <w:lastRenderedPageBreak/>
          <w:delText xml:space="preserve"> </w:delText>
        </w:r>
      </w:del>
    </w:p>
    <w:p w14:paraId="5840FD96" w14:textId="77777777" w:rsidR="0017355C" w:rsidDel="005A2180" w:rsidRDefault="0017355C">
      <w:pPr>
        <w:jc w:val="both"/>
        <w:rPr>
          <w:del w:id="364" w:author="Maxime Escourbiac" w:date="2011-03-14T23:14:00Z"/>
        </w:rPr>
        <w:pPrChange w:id="365" w:author="Maxime Escourbiac" w:date="2011-03-14T23:14:00Z">
          <w:pPr/>
        </w:pPrChange>
      </w:pPr>
    </w:p>
    <w:p w14:paraId="23468844" w14:textId="3D5F2140" w:rsidR="00AA3D0A" w:rsidRPr="005F3EA9" w:rsidRDefault="000C7979" w:rsidP="0017355C">
      <w:pPr>
        <w:pStyle w:val="Title"/>
      </w:pPr>
      <w:r>
        <w:t>I</w:t>
      </w:r>
      <w:r w:rsidR="00AA3D0A">
        <w:t xml:space="preserve"> </w:t>
      </w:r>
      <w:r w:rsidR="00AA3D0A" w:rsidRPr="005F3EA9">
        <w:t>Etude d’</w:t>
      </w:r>
      <w:proofErr w:type="spellStart"/>
      <w:r w:rsidR="00AA3D0A" w:rsidRPr="005F3EA9">
        <w:t>ArgoUml</w:t>
      </w:r>
      <w:proofErr w:type="spellEnd"/>
    </w:p>
    <w:p w14:paraId="3033A986" w14:textId="2C46C143" w:rsidR="005F3EA9" w:rsidRDefault="000C7979" w:rsidP="00D6750B">
      <w:pPr>
        <w:pStyle w:val="Heading1"/>
      </w:pPr>
      <w:bookmarkStart w:id="366" w:name="_Toc161766886"/>
      <w:bookmarkStart w:id="367" w:name="_Toc161766925"/>
      <w:bookmarkStart w:id="368" w:name="_Toc161767434"/>
      <w:r>
        <w:t>I</w:t>
      </w:r>
      <w:r w:rsidR="005F3EA9">
        <w:t>.1 Présentation générale:</w:t>
      </w:r>
      <w:bookmarkEnd w:id="366"/>
      <w:bookmarkEnd w:id="367"/>
      <w:bookmarkEnd w:id="368"/>
      <w:r w:rsidR="005F3EA9">
        <w:cr/>
      </w:r>
    </w:p>
    <w:p w14:paraId="48FB365F" w14:textId="61BA8555" w:rsidR="005F3EA9" w:rsidRPr="003A673C" w:rsidRDefault="005F3EA9" w:rsidP="000C7979">
      <w:pPr>
        <w:jc w:val="both"/>
      </w:pPr>
      <w:proofErr w:type="spellStart"/>
      <w:r w:rsidRPr="003A673C">
        <w:t>ArgoUML</w:t>
      </w:r>
      <w:proofErr w:type="spellEnd"/>
      <w:r w:rsidRPr="003A673C">
        <w:t xml:space="preserve"> est un logiciel de création de diagramme</w:t>
      </w:r>
      <w:ins w:id="369" w:author="Maxime Escourbiac" w:date="2011-03-14T15:40:00Z">
        <w:r w:rsidR="00407633">
          <w:t>s</w:t>
        </w:r>
      </w:ins>
      <w:r w:rsidRPr="003A673C">
        <w:t xml:space="preserve"> UML, programmé en Java. Il est sous licence Eclipse Public Licence (EPL) 1.0. Il permet la création de 7 types de diagrammes différents:</w:t>
      </w:r>
      <w:r w:rsidRPr="003A673C">
        <w:cr/>
        <w:t>-   Diagramme de cas d’utilisation.</w:t>
      </w:r>
      <w:r w:rsidRPr="003A673C">
        <w:cr/>
        <w:t>-   Diagramme de classe.</w:t>
      </w:r>
      <w:r w:rsidRPr="003A673C">
        <w:cr/>
        <w:t>-   Diagramme de séquence.</w:t>
      </w:r>
      <w:r w:rsidRPr="003A673C">
        <w:cr/>
        <w:t>-   Diagramme de collaboration.</w:t>
      </w:r>
      <w:r w:rsidRPr="003A673C">
        <w:cr/>
        <w:t>-   Diagramme d’état.</w:t>
      </w:r>
      <w:r w:rsidRPr="003A673C">
        <w:cr/>
        <w:t>-   Diagramme d’activité.</w:t>
      </w:r>
      <w:r w:rsidRPr="003A673C">
        <w:cr/>
        <w:t>-   Diagramme de déploiement.</w:t>
      </w:r>
    </w:p>
    <w:p w14:paraId="6861B94B" w14:textId="77777777" w:rsidR="005F3EA9" w:rsidRPr="003A673C" w:rsidRDefault="005F3EA9" w:rsidP="000C7979">
      <w:pPr>
        <w:jc w:val="both"/>
      </w:pPr>
      <w:r w:rsidRPr="003A673C">
        <w:t xml:space="preserve">Parmi les fonctionnalités existantes, il existe la génération automatique de code des classes définies dans le diagramme de classe. Cela peut se faire en plusieurs langages: </w:t>
      </w:r>
      <w:r w:rsidRPr="00533D6B">
        <w:t>C++, C#, Java,</w:t>
      </w:r>
      <w:r w:rsidRPr="003A673C">
        <w:rPr>
          <w:b/>
        </w:rPr>
        <w:t xml:space="preserve"> </w:t>
      </w:r>
      <w:r w:rsidRPr="00533D6B">
        <w:t>PHP5</w:t>
      </w:r>
      <w:r w:rsidRPr="003A673C">
        <w:t xml:space="preserve">. Le code généré contient aussi des éléments de documentation compatible avec </w:t>
      </w:r>
      <w:proofErr w:type="spellStart"/>
      <w:r w:rsidRPr="00533D6B">
        <w:t>Doxygen</w:t>
      </w:r>
      <w:proofErr w:type="spellEnd"/>
      <w:r w:rsidRPr="003A673C">
        <w:rPr>
          <w:b/>
        </w:rPr>
        <w:t>.</w:t>
      </w:r>
    </w:p>
    <w:p w14:paraId="080E69D6" w14:textId="528CE9D4" w:rsidR="005F3EA9" w:rsidRDefault="000C7979" w:rsidP="00D6750B">
      <w:pPr>
        <w:pStyle w:val="Heading1"/>
      </w:pPr>
      <w:bookmarkStart w:id="370" w:name="_Toc161766887"/>
      <w:bookmarkStart w:id="371" w:name="_Toc161766926"/>
      <w:bookmarkStart w:id="372" w:name="_Toc161767435"/>
      <w:r>
        <w:t>I</w:t>
      </w:r>
      <w:r w:rsidR="005F3EA9">
        <w:t>.2 Installation</w:t>
      </w:r>
      <w:bookmarkEnd w:id="370"/>
      <w:bookmarkEnd w:id="371"/>
      <w:bookmarkEnd w:id="372"/>
    </w:p>
    <w:p w14:paraId="2BFEE653" w14:textId="7CC95B33" w:rsidR="005F3EA9" w:rsidRPr="003A673C" w:rsidRDefault="005F3EA9" w:rsidP="00EB7928">
      <w:pPr>
        <w:pStyle w:val="NoSpacing"/>
        <w:rPr>
          <w:rFonts w:ascii="Cambria" w:hAnsi="Cambria"/>
        </w:rPr>
      </w:pPr>
      <w:r w:rsidRPr="003A673C">
        <w:rPr>
          <w:rFonts w:ascii="Cambria" w:hAnsi="Cambria"/>
        </w:rPr>
        <w:t xml:space="preserve">Dans cette partie, nous allons expliquer comment installer </w:t>
      </w:r>
      <w:proofErr w:type="spellStart"/>
      <w:r w:rsidRPr="003A673C">
        <w:rPr>
          <w:rFonts w:ascii="Cambria" w:hAnsi="Cambria"/>
        </w:rPr>
        <w:t>argoUML</w:t>
      </w:r>
      <w:proofErr w:type="spellEnd"/>
      <w:r w:rsidRPr="003A673C">
        <w:rPr>
          <w:rFonts w:ascii="Cambria" w:hAnsi="Cambria"/>
        </w:rPr>
        <w:t xml:space="preserve"> sur les 3 systèmes les plus répandus</w:t>
      </w:r>
      <w:del w:id="373" w:author="Maxime Escourbiac" w:date="2011-03-14T19:49:00Z">
        <w:r w:rsidRPr="003A673C" w:rsidDel="00F16815">
          <w:rPr>
            <w:rFonts w:ascii="Cambria" w:hAnsi="Cambria"/>
          </w:rPr>
          <w:delText>:  Windows,Linux</w:delText>
        </w:r>
      </w:del>
      <w:ins w:id="374" w:author="Maxime Escourbiac" w:date="2011-03-14T19:49:00Z">
        <w:r w:rsidR="00F16815" w:rsidRPr="003A673C">
          <w:rPr>
            <w:rFonts w:ascii="Cambria" w:hAnsi="Cambria"/>
          </w:rPr>
          <w:t xml:space="preserve">: </w:t>
        </w:r>
        <w:proofErr w:type="spellStart"/>
        <w:r w:rsidR="00F16815" w:rsidRPr="003A673C">
          <w:rPr>
            <w:rFonts w:ascii="Cambria" w:hAnsi="Cambria"/>
          </w:rPr>
          <w:t>Windows</w:t>
        </w:r>
        <w:proofErr w:type="gramStart"/>
        <w:r w:rsidR="00F16815" w:rsidRPr="003A673C">
          <w:rPr>
            <w:rFonts w:ascii="Cambria" w:hAnsi="Cambria"/>
          </w:rPr>
          <w:t>,Linux</w:t>
        </w:r>
      </w:ins>
      <w:proofErr w:type="spellEnd"/>
      <w:proofErr w:type="gramEnd"/>
      <w:r w:rsidRPr="003A673C">
        <w:rPr>
          <w:rFonts w:ascii="Cambria" w:hAnsi="Cambria"/>
        </w:rPr>
        <w:t xml:space="preserve"> et Mac.</w:t>
      </w:r>
    </w:p>
    <w:p w14:paraId="6CD6BEBD" w14:textId="77777777" w:rsidR="005F3EA9" w:rsidRPr="003A673C" w:rsidRDefault="005F3EA9" w:rsidP="00EB7928">
      <w:pPr>
        <w:pStyle w:val="NoSpacing"/>
        <w:rPr>
          <w:rFonts w:ascii="Cambria" w:hAnsi="Cambria"/>
        </w:rPr>
      </w:pPr>
      <w:r w:rsidRPr="003A673C">
        <w:rPr>
          <w:rFonts w:ascii="Cambria" w:hAnsi="Cambria"/>
        </w:rPr>
        <w:t>Tous les fichiers sont disponibles à l’adresse URL suivante :</w:t>
      </w:r>
    </w:p>
    <w:p w14:paraId="05604888" w14:textId="77777777" w:rsidR="005F3EA9" w:rsidRDefault="003D4082" w:rsidP="00EB7928">
      <w:pPr>
        <w:pStyle w:val="NoSpacing"/>
      </w:pPr>
      <w:hyperlink r:id="rId10" w:history="1">
        <w:r w:rsidR="005F3EA9">
          <w:rPr>
            <w:color w:val="000099"/>
            <w:u w:val="single"/>
          </w:rPr>
          <w:t>http://argouml-downloads.tigris.org/argouml-0.30.2/</w:t>
        </w:r>
      </w:hyperlink>
    </w:p>
    <w:p w14:paraId="59CB4439" w14:textId="77777777" w:rsidR="005F3EA9" w:rsidRDefault="005F3EA9" w:rsidP="005F3EA9">
      <w:pPr>
        <w:pStyle w:val="Puceducorpsde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66052F19" w14:textId="77777777" w:rsidR="005F3EA9" w:rsidRDefault="005F3EA9" w:rsidP="00D6750B">
      <w:pPr>
        <w:pStyle w:val="Heading2"/>
      </w:pPr>
      <w:bookmarkStart w:id="375" w:name="_Toc161767436"/>
      <w:r>
        <w:t>1-Windows:</w:t>
      </w:r>
      <w:bookmarkEnd w:id="375"/>
    </w:p>
    <w:p w14:paraId="6FECBD9A" w14:textId="0DB1B877" w:rsidR="005F3EA9" w:rsidRPr="00F16815" w:rsidRDefault="005F3EA9" w:rsidP="00F8587F">
      <w:pPr>
        <w:pStyle w:val="NoSpacing"/>
        <w:jc w:val="both"/>
        <w:rPr>
          <w:color w:val="auto"/>
          <w:rPrChange w:id="376" w:author="Maxime Escourbiac" w:date="2011-03-14T19:49:00Z">
            <w:rPr/>
          </w:rPrChange>
        </w:rPr>
      </w:pPr>
      <w:r w:rsidRPr="00F16815">
        <w:rPr>
          <w:color w:val="auto"/>
          <w:rPrChange w:id="377" w:author="Maxime Escourbiac" w:date="2011-03-14T19:49:00Z">
            <w:rPr>
              <w:rFonts w:ascii="Cambria" w:hAnsi="Cambria"/>
            </w:rPr>
          </w:rPrChange>
        </w:rPr>
        <w:t>Un installateur .</w:t>
      </w:r>
      <w:proofErr w:type="spellStart"/>
      <w:r w:rsidRPr="00F16815">
        <w:rPr>
          <w:color w:val="auto"/>
          <w:rPrChange w:id="378" w:author="Maxime Escourbiac" w:date="2011-03-14T19:49:00Z">
            <w:rPr>
              <w:rFonts w:ascii="Cambria" w:hAnsi="Cambria"/>
            </w:rPr>
          </w:rPrChange>
        </w:rPr>
        <w:t>exe</w:t>
      </w:r>
      <w:proofErr w:type="spellEnd"/>
      <w:r w:rsidRPr="00F16815">
        <w:rPr>
          <w:color w:val="auto"/>
          <w:rPrChange w:id="379" w:author="Maxime Escourbiac" w:date="2011-03-14T19:49:00Z">
            <w:rPr>
              <w:rFonts w:ascii="Cambria" w:hAnsi="Cambria"/>
            </w:rPr>
          </w:rPrChange>
        </w:rPr>
        <w:t xml:space="preserve"> est disponible, donc l’installation est simpl</w:t>
      </w:r>
      <w:ins w:id="380" w:author="Maxime Escourbiac" w:date="2011-03-14T19:49:00Z">
        <w:r w:rsidR="00F16815" w:rsidRPr="00F16815">
          <w:rPr>
            <w:color w:val="auto"/>
            <w:rPrChange w:id="381" w:author="Maxime Escourbiac" w:date="2011-03-14T19:49:00Z">
              <w:rPr>
                <w:rFonts w:ascii="Cambria" w:hAnsi="Cambria"/>
                <w:color w:val="C0504D" w:themeColor="accent2"/>
              </w:rPr>
            </w:rPrChange>
          </w:rPr>
          <w:t>e</w:t>
        </w:r>
      </w:ins>
      <w:del w:id="382" w:author="Maxime Escourbiac" w:date="2011-03-14T19:49:00Z">
        <w:r w:rsidRPr="00F16815" w:rsidDel="00F16815">
          <w:rPr>
            <w:color w:val="auto"/>
            <w:rPrChange w:id="383" w:author="Maxime Escourbiac" w:date="2011-03-14T19:49:00Z">
              <w:rPr>
                <w:rFonts w:ascii="Cambria" w:hAnsi="Cambria"/>
              </w:rPr>
            </w:rPrChange>
          </w:rPr>
          <w:delText>iste</w:delText>
        </w:r>
      </w:del>
      <w:r w:rsidRPr="00F16815">
        <w:rPr>
          <w:color w:val="auto"/>
          <w:rPrChange w:id="384" w:author="Maxime Escourbiac" w:date="2011-03-14T19:49:00Z">
            <w:rPr>
              <w:rFonts w:ascii="Cambria" w:hAnsi="Cambria"/>
            </w:rPr>
          </w:rPrChange>
        </w:rPr>
        <w:t xml:space="preserve"> et se fait comme n</w:t>
      </w:r>
      <w:r w:rsidR="00533D6B" w:rsidRPr="00F16815">
        <w:rPr>
          <w:color w:val="auto"/>
          <w:rPrChange w:id="385" w:author="Maxime Escourbiac" w:date="2011-03-14T19:49:00Z">
            <w:rPr>
              <w:rFonts w:ascii="Cambria" w:hAnsi="Cambria"/>
            </w:rPr>
          </w:rPrChange>
        </w:rPr>
        <w:t xml:space="preserve">’importe quel programme </w:t>
      </w:r>
      <w:proofErr w:type="spellStart"/>
      <w:r w:rsidR="00533D6B" w:rsidRPr="00F16815">
        <w:rPr>
          <w:color w:val="auto"/>
          <w:rPrChange w:id="386" w:author="Maxime Escourbiac" w:date="2011-03-14T19:49:00Z">
            <w:rPr>
              <w:rFonts w:ascii="Cambria" w:hAnsi="Cambria"/>
            </w:rPr>
          </w:rPrChange>
        </w:rPr>
        <w:t>windows</w:t>
      </w:r>
      <w:proofErr w:type="spellEnd"/>
      <w:r w:rsidR="00533D6B" w:rsidRPr="00F16815">
        <w:rPr>
          <w:color w:val="auto"/>
          <w:rPrChange w:id="387" w:author="Maxime Escourbiac" w:date="2011-03-14T19:49:00Z">
            <w:rPr>
              <w:rFonts w:ascii="Cambria" w:hAnsi="Cambria"/>
            </w:rPr>
          </w:rPrChange>
        </w:rPr>
        <w:t>.</w:t>
      </w:r>
    </w:p>
    <w:p w14:paraId="6832AFE2" w14:textId="1638F7E9" w:rsidR="005F3EA9" w:rsidRDefault="00D6750B" w:rsidP="005F3EA9">
      <w:pPr>
        <w:pStyle w:val="Puceducorpsde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r w:rsidRPr="00EB7928">
        <w:rPr>
          <w:rFonts w:ascii="Apple Symbols" w:hAnsi="Apple Symbols" w:cs="Apple Symbols"/>
          <w:noProof/>
          <w:lang w:val="en-US" w:eastAsia="en-US"/>
        </w:rPr>
        <w:drawing>
          <wp:anchor distT="152400" distB="152400" distL="152400" distR="152400" simplePos="0" relativeHeight="251659264" behindDoc="0" locked="0" layoutInCell="1" allowOverlap="1" wp14:anchorId="7A44CE39" wp14:editId="3D76ECD9">
            <wp:simplePos x="0" y="0"/>
            <wp:positionH relativeFrom="margin">
              <wp:align>center</wp:align>
            </wp:positionH>
            <wp:positionV relativeFrom="page">
              <wp:posOffset>7342505</wp:posOffset>
            </wp:positionV>
            <wp:extent cx="3200400" cy="2277745"/>
            <wp:effectExtent l="0" t="0" r="0" b="8255"/>
            <wp:wrapNone/>
            <wp:docPr id="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277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26384" w14:textId="505634EB" w:rsidR="005F3EA9" w:rsidRDefault="005F3EA9" w:rsidP="005F3EA9">
      <w:pPr>
        <w:pStyle w:val="Puceducorpsde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3A00A6CE" w14:textId="77777777" w:rsidR="005F3EA9" w:rsidRDefault="005F3EA9" w:rsidP="005F3EA9">
      <w:pPr>
        <w:pStyle w:val="Puceducorpsde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460BFD62"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54084765" w14:textId="77777777" w:rsidR="00AA3D0A" w:rsidRDefault="00AA3D0A"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5CA7DCF5" w14:textId="77777777" w:rsidR="00AA3D0A" w:rsidRDefault="00AA3D0A"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2ED49918" w14:textId="101BC74D" w:rsidR="00AA3D0A" w:rsidRDefault="00AA3D0A"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55047C8E"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3F91D8EA" w14:textId="69484B78" w:rsidR="00D6750B" w:rsidRDefault="00D6750B" w:rsidP="00D6750B">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jc w:val="center"/>
      </w:pPr>
      <w:r>
        <w:br/>
      </w:r>
      <w:r>
        <w:br/>
      </w:r>
      <w:r w:rsidRPr="00EB7928">
        <w:rPr>
          <w:rFonts w:ascii="Apple Symbols" w:hAnsi="Apple Symbols" w:cs="Apple Symbols"/>
          <w:noProof/>
          <w:lang w:val="en-US" w:eastAsia="en-US"/>
        </w:rPr>
        <mc:AlternateContent>
          <mc:Choice Requires="wps">
            <w:drawing>
              <wp:anchor distT="152400" distB="152400" distL="152400" distR="152400" simplePos="0" relativeHeight="251660288" behindDoc="0" locked="0" layoutInCell="1" allowOverlap="1" wp14:anchorId="1ED7A7A5" wp14:editId="630F88A0">
                <wp:simplePos x="0" y="0"/>
                <wp:positionH relativeFrom="page">
                  <wp:posOffset>2548890</wp:posOffset>
                </wp:positionH>
                <wp:positionV relativeFrom="page">
                  <wp:posOffset>9628505</wp:posOffset>
                </wp:positionV>
                <wp:extent cx="2057400" cy="228600"/>
                <wp:effectExtent l="0" t="0" r="0" b="0"/>
                <wp:wrapSquare wrapText="bothSides"/>
                <wp:docPr id="5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A2457E6" w14:textId="580292AE" w:rsidR="00031A40" w:rsidRDefault="00031A40" w:rsidP="00F8587F">
                            <w:pPr>
                              <w:pStyle w:val="Formatlibre"/>
                              <w:tabs>
                                <w:tab w:val="left" w:pos="567"/>
                                <w:tab w:val="left" w:pos="1134"/>
                                <w:tab w:val="left" w:pos="1701"/>
                                <w:tab w:val="left" w:pos="2268"/>
                                <w:tab w:val="left" w:pos="2835"/>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1 : installation </w:t>
                            </w:r>
                            <w:proofErr w:type="spellStart"/>
                            <w:r>
                              <w:t>argoUML</w:t>
                            </w:r>
                            <w:proofErr w:type="spellEnd"/>
                            <w:r>
                              <w:t xml:space="preserve"> </w:t>
                            </w:r>
                            <w:proofErr w:type="spellStart"/>
                            <w:r>
                              <w:t>windows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00.7pt;margin-top:758.15pt;width:162pt;height:18pt;z-index:25166028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" filled="f" stroked="f" strokeweight="1pt">
                <v:path arrowok="t"/>
                <v:textbox inset="0,0,0,0">
                  <w:txbxContent>
                    <w:p w14:paraId="0A2457E6" w14:textId="580292AE" w:rsidR="00031A40" w:rsidRDefault="00031A40" w:rsidP="00F8587F">
                      <w:pPr>
                        <w:pStyle w:val="Formatlibre"/>
                        <w:tabs>
                          <w:tab w:val="left" w:pos="567"/>
                          <w:tab w:val="left" w:pos="1134"/>
                          <w:tab w:val="left" w:pos="1701"/>
                          <w:tab w:val="left" w:pos="2268"/>
                          <w:tab w:val="left" w:pos="2835"/>
                        </w:tabs>
                        <w:jc w:val="center"/>
                        <w:rPr>
                          <w:rFonts w:ascii="Times New Roman" w:eastAsia="Times New Roman" w:hAnsi="Times New Roman"/>
                          <w:color w:val="auto"/>
                          <w:sz w:val="20"/>
                          <w:lang w:bidi="x-none"/>
                        </w:rPr>
                      </w:pPr>
                      <w:r>
                        <w:t>fig 1 : installation argoUML windows</w:t>
                      </w:r>
                    </w:p>
                  </w:txbxContent>
                </v:textbox>
                <w10:wrap type="square" anchorx="page" anchory="page"/>
              </v:rect>
            </w:pict>
          </mc:Fallback>
        </mc:AlternateContent>
      </w:r>
    </w:p>
    <w:p w14:paraId="5276FF7A" w14:textId="29BB4AED" w:rsidR="005F3EA9" w:rsidRDefault="005F3EA9" w:rsidP="00D6750B">
      <w:pPr>
        <w:pStyle w:val="Heading2"/>
      </w:pPr>
      <w:bookmarkStart w:id="388" w:name="_Toc161767437"/>
      <w:r>
        <w:lastRenderedPageBreak/>
        <w:t>2-Linux:</w:t>
      </w:r>
      <w:bookmarkEnd w:id="388"/>
    </w:p>
    <w:p w14:paraId="3A33BCFE" w14:textId="08604F11" w:rsidR="005F3EA9" w:rsidRDefault="005F3EA9" w:rsidP="00F8587F">
      <w:r>
        <w:t>Pour ce syst</w:t>
      </w:r>
      <w:r>
        <w:rPr>
          <w:rFonts w:ascii="Times New Roman" w:hAnsi="Times New Roman"/>
        </w:rPr>
        <w:t>è</w:t>
      </w:r>
      <w:r>
        <w:t>me, il existe une version binaire, donc pour l’installer, il faut effectuer les commandes suivantes.</w:t>
      </w:r>
    </w:p>
    <w:p w14:paraId="73994BCD" w14:textId="6C93381A" w:rsidR="00F8587F" w:rsidRDefault="00F8587F" w:rsidP="00F8587F">
      <w:pPr>
        <w:pStyle w:val="NoSpacing"/>
      </w:pPr>
      <w:r>
        <w:t>On d</w:t>
      </w:r>
      <w:r>
        <w:rPr>
          <w:rFonts w:ascii="Times New Roman" w:hAnsi="Times New Roman"/>
        </w:rPr>
        <w:t>é</w:t>
      </w:r>
      <w:r>
        <w:t>compresse l’archive t</w:t>
      </w:r>
      <w:r>
        <w:rPr>
          <w:rFonts w:ascii="Times New Roman" w:hAnsi="Times New Roman"/>
        </w:rPr>
        <w:t>é</w:t>
      </w:r>
      <w:r>
        <w:t>l</w:t>
      </w:r>
      <w:r>
        <w:rPr>
          <w:rFonts w:ascii="Times New Roman" w:hAnsi="Times New Roman"/>
        </w:rPr>
        <w:t>é</w:t>
      </w:r>
      <w:r>
        <w:t>charg</w:t>
      </w:r>
      <w:r>
        <w:rPr>
          <w:rFonts w:ascii="Times New Roman" w:hAnsi="Times New Roman"/>
        </w:rPr>
        <w:t>é</w:t>
      </w:r>
      <w:r>
        <w:t>e:</w:t>
      </w:r>
    </w:p>
    <w:p w14:paraId="5AFDE59E" w14:textId="724D3A91" w:rsidR="00F8587F" w:rsidRDefault="00F8587F" w:rsidP="00F8587F">
      <w:r>
        <w:rPr>
          <w:noProof/>
          <w:lang w:val="en-US"/>
        </w:rPr>
        <w:drawing>
          <wp:anchor distT="152400" distB="152400" distL="152400" distR="152400" simplePos="0" relativeHeight="251661312" behindDoc="0" locked="0" layoutInCell="1" allowOverlap="1" wp14:anchorId="0C5B343A" wp14:editId="335FA3DD">
            <wp:simplePos x="0" y="0"/>
            <wp:positionH relativeFrom="page">
              <wp:posOffset>1405890</wp:posOffset>
            </wp:positionH>
            <wp:positionV relativeFrom="page">
              <wp:posOffset>2313305</wp:posOffset>
            </wp:positionV>
            <wp:extent cx="4648835" cy="203200"/>
            <wp:effectExtent l="0" t="0" r="0" b="0"/>
            <wp:wrapSquare wrapText="bothSides"/>
            <wp:docPr id="4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835" cy="20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5EB8D6" w14:textId="17CCBB59" w:rsidR="00F8587F" w:rsidRDefault="00F8587F" w:rsidP="00F8587F">
      <w:r>
        <w:rPr>
          <w:noProof/>
          <w:lang w:val="en-US"/>
        </w:rPr>
        <mc:AlternateContent>
          <mc:Choice Requires="wps">
            <w:drawing>
              <wp:anchor distT="152400" distB="152400" distL="152400" distR="152400" simplePos="0" relativeHeight="251662336" behindDoc="0" locked="0" layoutInCell="1" allowOverlap="1" wp14:anchorId="75F53B0D" wp14:editId="6FC1F80D">
                <wp:simplePos x="0" y="0"/>
                <wp:positionH relativeFrom="page">
                  <wp:posOffset>2548890</wp:posOffset>
                </wp:positionH>
                <wp:positionV relativeFrom="page">
                  <wp:posOffset>2541905</wp:posOffset>
                </wp:positionV>
                <wp:extent cx="2298700" cy="165100"/>
                <wp:effectExtent l="0" t="0" r="12700" b="12700"/>
                <wp:wrapSquare wrapText="bothSides"/>
                <wp:docPr id="4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87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FC32DAA" w14:textId="45F8B70C" w:rsidR="00031A40" w:rsidRDefault="00031A40" w:rsidP="00F8587F">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2 : installation </w:t>
                            </w:r>
                            <w:proofErr w:type="spellStart"/>
                            <w:r>
                              <w:t>argoUML</w:t>
                            </w:r>
                            <w:proofErr w:type="spellEnd"/>
                            <w:r>
                              <w:t xml:space="preserve"> Linux partie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200.7pt;margin-top:200.15pt;width:181pt;height:13pt;z-index:25166233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" filled="f" stroked="f" strokeweight="1pt">
                <v:path arrowok="t"/>
                <v:textbox inset="0,0,0,0">
                  <w:txbxContent>
                    <w:p w14:paraId="2FC32DAA" w14:textId="45F8B70C" w:rsidR="00031A40" w:rsidRDefault="00031A40" w:rsidP="00F8587F">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r>
                        <w:t>fig 2 : installation argoUML Linux partie 1</w:t>
                      </w:r>
                    </w:p>
                  </w:txbxContent>
                </v:textbox>
                <w10:wrap type="square" anchorx="page" anchory="page"/>
              </v:rect>
            </w:pict>
          </mc:Fallback>
        </mc:AlternateContent>
      </w:r>
    </w:p>
    <w:p w14:paraId="659FFE69" w14:textId="47A2F517" w:rsidR="00F8587F" w:rsidRDefault="00F8587F" w:rsidP="00F8587F">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240" w:lineRule="auto"/>
        <w:rPr>
          <w:sz w:val="20"/>
        </w:rPr>
      </w:pPr>
      <w:r>
        <w:rPr>
          <w:sz w:val="20"/>
        </w:rPr>
        <w:t xml:space="preserve">        </w:t>
      </w:r>
    </w:p>
    <w:p w14:paraId="1D8F8828" w14:textId="771C7D5C" w:rsidR="005F3EA9" w:rsidRPr="00F8587F" w:rsidRDefault="005F3EA9" w:rsidP="00F8587F">
      <w:pPr>
        <w:rPr>
          <w:sz w:val="20"/>
        </w:rPr>
      </w:pPr>
      <w:r>
        <w:t>On copie le r</w:t>
      </w:r>
      <w:r>
        <w:rPr>
          <w:rFonts w:ascii="Times New Roman" w:hAnsi="Times New Roman"/>
        </w:rPr>
        <w:t>é</w:t>
      </w:r>
      <w:r>
        <w:t>pertoire d</w:t>
      </w:r>
      <w:r>
        <w:rPr>
          <w:rFonts w:ascii="Times New Roman" w:hAnsi="Times New Roman"/>
        </w:rPr>
        <w:t>é</w:t>
      </w:r>
      <w:r>
        <w:t>compress</w:t>
      </w:r>
      <w:r>
        <w:rPr>
          <w:rFonts w:ascii="Times New Roman" w:hAnsi="Times New Roman"/>
        </w:rPr>
        <w:t>é</w:t>
      </w:r>
      <w:r>
        <w:t xml:space="preserve"> dans /</w:t>
      </w:r>
      <w:proofErr w:type="spellStart"/>
      <w:r>
        <w:t>usr</w:t>
      </w:r>
      <w:proofErr w:type="spellEnd"/>
      <w:r>
        <w:t>/bin/ :</w:t>
      </w:r>
    </w:p>
    <w:p w14:paraId="1F4CB3CC" w14:textId="1B021DCC" w:rsidR="00EB7928" w:rsidRDefault="00D6750B" w:rsidP="00EB7928">
      <w:pPr>
        <w:pStyle w:val="NoSpacing"/>
      </w:pPr>
      <w:r>
        <w:rPr>
          <w:noProof/>
          <w:lang w:val="en-US"/>
        </w:rPr>
        <mc:AlternateContent>
          <mc:Choice Requires="wps">
            <w:drawing>
              <wp:anchor distT="152400" distB="152400" distL="152400" distR="152400" simplePos="0" relativeHeight="251664384" behindDoc="0" locked="0" layoutInCell="1" allowOverlap="1" wp14:anchorId="6F8F3EF6" wp14:editId="3B3DD9D3">
                <wp:simplePos x="0" y="0"/>
                <wp:positionH relativeFrom="page">
                  <wp:posOffset>2548890</wp:posOffset>
                </wp:positionH>
                <wp:positionV relativeFrom="page">
                  <wp:posOffset>3456305</wp:posOffset>
                </wp:positionV>
                <wp:extent cx="2286000" cy="190500"/>
                <wp:effectExtent l="0" t="0" r="0" b="12700"/>
                <wp:wrapSquare wrapText="bothSides"/>
                <wp:docPr id="4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34F4176" w14:textId="160117C7" w:rsidR="00031A40" w:rsidRDefault="00031A40" w:rsidP="00F8587F">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3 : installation </w:t>
                            </w:r>
                            <w:proofErr w:type="spellStart"/>
                            <w:r>
                              <w:t>argoUML</w:t>
                            </w:r>
                            <w:proofErr w:type="spellEnd"/>
                            <w:r>
                              <w:t xml:space="preserve"> Linux partie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9" style="position:absolute;margin-left:200.7pt;margin-top:272.15pt;width:180pt;height:15pt;z-index:25166438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" filled="f" stroked="f" strokeweight="1pt">
                <v:path arrowok="t"/>
                <v:textbox inset="0,0,0,0">
                  <w:txbxContent>
                    <w:p w14:paraId="534F4176" w14:textId="160117C7" w:rsidR="00031A40" w:rsidRDefault="00031A40" w:rsidP="00F8587F">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r>
                        <w:t>fig 3 : installation argoUML Linux partie 2</w:t>
                      </w:r>
                    </w:p>
                  </w:txbxContent>
                </v:textbox>
                <w10:wrap type="square" anchorx="page" anchory="page"/>
              </v:rect>
            </w:pict>
          </mc:Fallback>
        </mc:AlternateContent>
      </w:r>
      <w:r w:rsidR="00F8587F">
        <w:rPr>
          <w:noProof/>
          <w:lang w:val="en-US"/>
        </w:rPr>
        <w:drawing>
          <wp:anchor distT="152400" distB="152400" distL="152400" distR="152400" simplePos="0" relativeHeight="251663360" behindDoc="0" locked="0" layoutInCell="1" allowOverlap="1" wp14:anchorId="55A4BE6E" wp14:editId="10CE44AD">
            <wp:simplePos x="0" y="0"/>
            <wp:positionH relativeFrom="page">
              <wp:posOffset>720090</wp:posOffset>
            </wp:positionH>
            <wp:positionV relativeFrom="page">
              <wp:posOffset>3227705</wp:posOffset>
            </wp:positionV>
            <wp:extent cx="5993130" cy="127000"/>
            <wp:effectExtent l="0" t="0" r="1270" b="0"/>
            <wp:wrapThrough wrapText="bothSides">
              <wp:wrapPolygon edited="0">
                <wp:start x="0" y="0"/>
                <wp:lineTo x="0" y="17280"/>
                <wp:lineTo x="21513" y="17280"/>
                <wp:lineTo x="21513" y="0"/>
                <wp:lineTo x="0" y="0"/>
              </wp:wrapPolygon>
            </wp:wrapThrough>
            <wp:docPr id="5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3130" cy="12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7E788C" w14:textId="77777777" w:rsidR="00F8587F" w:rsidRDefault="00F8587F" w:rsidP="00F8587F"/>
    <w:p w14:paraId="5C9A6E00" w14:textId="3EEB6BC6" w:rsidR="005F3EA9" w:rsidRDefault="005F3EA9" w:rsidP="00F8587F">
      <w:r>
        <w:t xml:space="preserve">On peut </w:t>
      </w:r>
      <w:r w:rsidR="00F8587F">
        <w:t>maintenant</w:t>
      </w:r>
      <w:r>
        <w:t xml:space="preserve"> lancer </w:t>
      </w:r>
      <w:proofErr w:type="spellStart"/>
      <w:r>
        <w:t>argoUML</w:t>
      </w:r>
      <w:proofErr w:type="spellEnd"/>
      <w:r>
        <w:t xml:space="preserve"> avec la commande suivante:</w:t>
      </w:r>
    </w:p>
    <w:p w14:paraId="34FF7C2D" w14:textId="77777777" w:rsidR="00D6750B" w:rsidRDefault="00D6750B" w:rsidP="00D6750B">
      <w:pPr>
        <w:pStyle w:val="Heading2"/>
      </w:pPr>
      <w:r>
        <w:rPr>
          <w:noProof/>
          <w:lang w:val="en-US"/>
        </w:rPr>
        <mc:AlternateContent>
          <mc:Choice Requires="wps">
            <w:drawing>
              <wp:anchor distT="152400" distB="152400" distL="152400" distR="152400" simplePos="0" relativeHeight="251666432" behindDoc="0" locked="0" layoutInCell="1" allowOverlap="1" wp14:anchorId="7C46157A" wp14:editId="3C268589">
                <wp:simplePos x="0" y="0"/>
                <wp:positionH relativeFrom="page">
                  <wp:posOffset>2548890</wp:posOffset>
                </wp:positionH>
                <wp:positionV relativeFrom="page">
                  <wp:posOffset>4370705</wp:posOffset>
                </wp:positionV>
                <wp:extent cx="2286000" cy="203200"/>
                <wp:effectExtent l="0" t="0" r="0" b="0"/>
                <wp:wrapTight wrapText="bothSides">
                  <wp:wrapPolygon edited="0">
                    <wp:start x="0" y="0"/>
                    <wp:lineTo x="0" y="18900"/>
                    <wp:lineTo x="21360" y="18900"/>
                    <wp:lineTo x="21360" y="0"/>
                    <wp:lineTo x="0" y="0"/>
                  </wp:wrapPolygon>
                </wp:wrapTight>
                <wp:docPr id="4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980D898" w14:textId="1A7EA04A" w:rsidR="00031A40" w:rsidRDefault="00031A40" w:rsidP="00F8587F">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4 : installation </w:t>
                            </w:r>
                            <w:proofErr w:type="spellStart"/>
                            <w:r>
                              <w:t>argoUML</w:t>
                            </w:r>
                            <w:proofErr w:type="spellEnd"/>
                            <w:r>
                              <w:t xml:space="preserve"> Linux partie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0" style="position:absolute;margin-left:200.7pt;margin-top:344.15pt;width:180pt;height:16pt;z-index:25166643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" filled="f" stroked="f" strokeweight="1pt">
                <v:path arrowok="t"/>
                <v:textbox inset="0,0,0,0">
                  <w:txbxContent>
                    <w:p w14:paraId="6980D898" w14:textId="1A7EA04A" w:rsidR="00031A40" w:rsidRDefault="00031A40" w:rsidP="00F8587F">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r>
                        <w:t>fig 4 : installation argoUML Linux partie 3</w:t>
                      </w:r>
                    </w:p>
                  </w:txbxContent>
                </v:textbox>
                <w10:wrap type="tight" anchorx="page" anchory="page"/>
              </v:rect>
            </w:pict>
          </mc:Fallback>
        </mc:AlternateContent>
      </w:r>
      <w:r w:rsidR="00F8587F">
        <w:rPr>
          <w:noProof/>
          <w:lang w:val="en-US"/>
        </w:rPr>
        <w:drawing>
          <wp:anchor distT="152400" distB="152400" distL="152400" distR="152400" simplePos="0" relativeHeight="251665408" behindDoc="0" locked="0" layoutInCell="1" allowOverlap="1" wp14:anchorId="1459BB27" wp14:editId="280C8A40">
            <wp:simplePos x="0" y="0"/>
            <wp:positionH relativeFrom="page">
              <wp:posOffset>1177290</wp:posOffset>
            </wp:positionH>
            <wp:positionV relativeFrom="page">
              <wp:posOffset>4142105</wp:posOffset>
            </wp:positionV>
            <wp:extent cx="5136515" cy="190500"/>
            <wp:effectExtent l="0" t="0" r="0" b="12700"/>
            <wp:wrapThrough wrapText="bothSides">
              <wp:wrapPolygon edited="0">
                <wp:start x="0" y="0"/>
                <wp:lineTo x="0" y="20160"/>
                <wp:lineTo x="21469" y="20160"/>
                <wp:lineTo x="21469" y="0"/>
                <wp:lineTo x="0" y="0"/>
              </wp:wrapPolygon>
            </wp:wrapThrough>
            <wp:docPr id="4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6515" cy="190500"/>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1509C39A" w14:textId="77777777" w:rsidR="00D6750B" w:rsidRDefault="00D6750B" w:rsidP="00D6750B">
      <w:pPr>
        <w:pStyle w:val="Heading2"/>
      </w:pPr>
    </w:p>
    <w:p w14:paraId="491465BB" w14:textId="484B8A69" w:rsidR="005F3EA9" w:rsidRPr="00D6750B" w:rsidRDefault="005F3EA9" w:rsidP="00D6750B">
      <w:pPr>
        <w:pStyle w:val="Heading2"/>
        <w:rPr>
          <w:sz w:val="20"/>
        </w:rPr>
      </w:pPr>
      <w:bookmarkStart w:id="389" w:name="_Toc161767438"/>
      <w:r>
        <w:t>3-Mac:</w:t>
      </w:r>
      <w:bookmarkEnd w:id="389"/>
    </w:p>
    <w:p w14:paraId="2E8F9425" w14:textId="5B0698AD" w:rsidR="005F3EA9" w:rsidRDefault="00F16815" w:rsidP="00D6750B">
      <w:pPr>
        <w:pStyle w:val="NoSpacing"/>
        <w:jc w:val="both"/>
      </w:pPr>
      <w:r>
        <w:rPr>
          <w:noProof/>
          <w:lang w:val="en-US"/>
        </w:rPr>
        <mc:AlternateContent>
          <mc:Choice Requires="wps">
            <w:drawing>
              <wp:anchor distT="152400" distB="152400" distL="152400" distR="152400" simplePos="0" relativeHeight="251668480" behindDoc="0" locked="0" layoutInCell="1" allowOverlap="1" wp14:anchorId="72096676" wp14:editId="79008C5B">
                <wp:simplePos x="0" y="0"/>
                <wp:positionH relativeFrom="page">
                  <wp:posOffset>3006090</wp:posOffset>
                </wp:positionH>
                <wp:positionV relativeFrom="page">
                  <wp:posOffset>8492490</wp:posOffset>
                </wp:positionV>
                <wp:extent cx="1828800" cy="177800"/>
                <wp:effectExtent l="0" t="0" r="0" b="0"/>
                <wp:wrapSquare wrapText="bothSides"/>
                <wp:docPr id="3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3452F8B" w14:textId="5C6F8C32" w:rsidR="00031A40" w:rsidRDefault="00031A40">
                            <w:pPr>
                              <w:pStyle w:val="Formatlibre"/>
                              <w:tabs>
                                <w:tab w:val="left" w:pos="567"/>
                                <w:tab w:val="left" w:pos="1134"/>
                                <w:tab w:val="left" w:pos="1701"/>
                                <w:tab w:val="left" w:pos="2268"/>
                                <w:tab w:val="left" w:pos="2835"/>
                              </w:tabs>
                              <w:jc w:val="center"/>
                              <w:rPr>
                                <w:rFonts w:ascii="Times New Roman" w:eastAsia="Times New Roman" w:hAnsi="Times New Roman"/>
                                <w:color w:val="auto"/>
                                <w:sz w:val="20"/>
                                <w:lang w:bidi="x-none"/>
                              </w:rPr>
                              <w:pPrChange w:id="390" w:author="Maxime Escourbiac" w:date="2011-03-14T19:51:00Z">
                                <w:pPr>
                                  <w:pStyle w:val="Formatlibre"/>
                                  <w:tabs>
                                    <w:tab w:val="left" w:pos="567"/>
                                    <w:tab w:val="left" w:pos="1134"/>
                                    <w:tab w:val="left" w:pos="1701"/>
                                    <w:tab w:val="left" w:pos="2268"/>
                                    <w:tab w:val="left" w:pos="2835"/>
                                  </w:tabs>
                                </w:pPr>
                              </w:pPrChange>
                            </w:pPr>
                            <w:proofErr w:type="spellStart"/>
                            <w:proofErr w:type="gramStart"/>
                            <w:r>
                              <w:t>fig</w:t>
                            </w:r>
                            <w:proofErr w:type="spellEnd"/>
                            <w:proofErr w:type="gramEnd"/>
                            <w:r>
                              <w:t xml:space="preserve"> 5 : installation </w:t>
                            </w:r>
                            <w:proofErr w:type="spellStart"/>
                            <w:r>
                              <w:t>argoUML</w:t>
                            </w:r>
                            <w:proofErr w:type="spellEnd"/>
                            <w:r>
                              <w:t xml:space="preserve"> Mac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1" style="position:absolute;left:0;text-align:left;margin-left:236.7pt;margin-top:668.7pt;width:2in;height:14pt;z-index:25166848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" filled="f" stroked="f" strokeweight="1pt">
                <v:path arrowok="t"/>
                <v:textbox inset="0,0,0,0">
                  <w:txbxContent>
                    <w:p w14:paraId="63452F8B" w14:textId="5C6F8C32" w:rsidR="00031A40" w:rsidRDefault="00031A40">
                      <w:pPr>
                        <w:pStyle w:val="Formatlibre"/>
                        <w:tabs>
                          <w:tab w:val="left" w:pos="567"/>
                          <w:tab w:val="left" w:pos="1134"/>
                          <w:tab w:val="left" w:pos="1701"/>
                          <w:tab w:val="left" w:pos="2268"/>
                          <w:tab w:val="left" w:pos="2835"/>
                        </w:tabs>
                        <w:jc w:val="center"/>
                        <w:rPr>
                          <w:rFonts w:ascii="Times New Roman" w:eastAsia="Times New Roman" w:hAnsi="Times New Roman"/>
                          <w:color w:val="auto"/>
                          <w:sz w:val="20"/>
                          <w:lang w:bidi="x-none"/>
                        </w:rPr>
                        <w:pPrChange w:id="390" w:author="Maxime Escourbiac" w:date="2011-03-14T19:51:00Z">
                          <w:pPr>
                            <w:pStyle w:val="Formatlibre"/>
                            <w:tabs>
                              <w:tab w:val="left" w:pos="567"/>
                              <w:tab w:val="left" w:pos="1134"/>
                              <w:tab w:val="left" w:pos="1701"/>
                              <w:tab w:val="left" w:pos="2268"/>
                              <w:tab w:val="left" w:pos="2835"/>
                            </w:tabs>
                          </w:pPr>
                        </w:pPrChange>
                      </w:pPr>
                      <w:r>
                        <w:t>fig 5 : installation argoUML Mac</w:t>
                      </w:r>
                    </w:p>
                  </w:txbxContent>
                </v:textbox>
                <w10:wrap type="square" anchorx="page" anchory="page"/>
              </v:rect>
            </w:pict>
          </mc:Fallback>
        </mc:AlternateContent>
      </w:r>
      <w:r>
        <w:rPr>
          <w:noProof/>
          <w:lang w:val="en-US"/>
        </w:rPr>
        <w:drawing>
          <wp:anchor distT="152400" distB="152400" distL="152400" distR="152400" simplePos="0" relativeHeight="251667456" behindDoc="0" locked="0" layoutInCell="1" allowOverlap="1" wp14:anchorId="157C9D1F" wp14:editId="4AFE4123">
            <wp:simplePos x="0" y="0"/>
            <wp:positionH relativeFrom="margin">
              <wp:align>center</wp:align>
            </wp:positionH>
            <wp:positionV relativeFrom="page">
              <wp:posOffset>6206490</wp:posOffset>
            </wp:positionV>
            <wp:extent cx="4020185" cy="2279015"/>
            <wp:effectExtent l="0" t="0" r="0" b="6985"/>
            <wp:wrapThrough wrapText="bothSides">
              <wp:wrapPolygon edited="0">
                <wp:start x="0" y="0"/>
                <wp:lineTo x="0" y="21425"/>
                <wp:lineTo x="21426" y="21425"/>
                <wp:lineTo x="21426" y="0"/>
                <wp:lineTo x="0" y="0"/>
              </wp:wrapPolygon>
            </wp:wrapThrough>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0185"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5F3EA9">
        <w:t>L’installation d’</w:t>
      </w:r>
      <w:proofErr w:type="spellStart"/>
      <w:r w:rsidR="005F3EA9">
        <w:t>argoUML</w:t>
      </w:r>
      <w:proofErr w:type="spellEnd"/>
      <w:r w:rsidR="005F3EA9">
        <w:t xml:space="preserve"> se fait comme toutes autres applications MAC, il suffit d’effectuer un </w:t>
      </w:r>
      <w:proofErr w:type="spellStart"/>
      <w:r w:rsidR="005F3EA9">
        <w:t>Drag&amp;Drop</w:t>
      </w:r>
      <w:proofErr w:type="spellEnd"/>
      <w:r w:rsidR="005F3EA9">
        <w:rPr>
          <w:vertAlign w:val="superscript"/>
        </w:rPr>
        <w:footnoteReference w:id="1"/>
      </w:r>
      <w:r w:rsidR="005F3EA9">
        <w:t xml:space="preserve"> dans le dossier ‘Applications’.</w:t>
      </w:r>
      <w:r w:rsidR="005F3EA9">
        <w:cr/>
        <w:t>Le fichier d’archive en .tar n’est pas n</w:t>
      </w:r>
      <w:r w:rsidR="005F3EA9">
        <w:rPr>
          <w:rFonts w:ascii="Times New Roman" w:hAnsi="Times New Roman"/>
        </w:rPr>
        <w:t>é</w:t>
      </w:r>
      <w:r w:rsidR="005F3EA9">
        <w:t>cessaire au fonctionnemen</w:t>
      </w:r>
      <w:r w:rsidR="00D6750B">
        <w:t xml:space="preserve">t de l’application. Il contient </w:t>
      </w:r>
      <w:r w:rsidR="005F3EA9">
        <w:t xml:space="preserve">toutes </w:t>
      </w:r>
      <w:r w:rsidR="00D6750B">
        <w:t xml:space="preserve">les documentations et les aides </w:t>
      </w:r>
      <w:r w:rsidR="005F3EA9">
        <w:t>existantes.</w:t>
      </w:r>
    </w:p>
    <w:p w14:paraId="3E760D25" w14:textId="77777777" w:rsidR="00D6750B" w:rsidRDefault="00D6750B" w:rsidP="00D6750B">
      <w:pPr>
        <w:pStyle w:val="NoSpacing"/>
        <w:jc w:val="both"/>
        <w:sectPr w:rsidR="00D6750B" w:rsidSect="000C7979">
          <w:headerReference w:type="even" r:id="rId16"/>
          <w:headerReference w:type="default" r:id="rId17"/>
          <w:footerReference w:type="even" r:id="rId18"/>
          <w:footerReference w:type="default" r:id="rId19"/>
          <w:headerReference w:type="first" r:id="rId20"/>
          <w:footerReference w:type="first" r:id="rId21"/>
          <w:pgSz w:w="11900" w:h="16840"/>
          <w:pgMar w:top="1843" w:right="1134" w:bottom="1417" w:left="1134" w:header="709" w:footer="850" w:gutter="0"/>
          <w:cols w:space="720"/>
          <w:titlePg/>
        </w:sectPr>
      </w:pPr>
    </w:p>
    <w:p w14:paraId="268A036B" w14:textId="69A93B74" w:rsidR="005F3EA9" w:rsidRDefault="00F8587F" w:rsidP="00D6750B">
      <w:pPr>
        <w:pStyle w:val="Heading1"/>
      </w:pPr>
      <w:bookmarkStart w:id="396" w:name="_Toc161766888"/>
      <w:bookmarkStart w:id="397" w:name="_Toc161766927"/>
      <w:bookmarkStart w:id="398" w:name="_Toc161767439"/>
      <w:r>
        <w:lastRenderedPageBreak/>
        <w:t>I</w:t>
      </w:r>
      <w:r w:rsidR="005F3EA9">
        <w:t>.3 Utilisation</w:t>
      </w:r>
      <w:bookmarkEnd w:id="396"/>
      <w:bookmarkEnd w:id="397"/>
      <w:bookmarkEnd w:id="398"/>
    </w:p>
    <w:p w14:paraId="17B1D898" w14:textId="0BA27C0F" w:rsidR="005F3EA9" w:rsidRDefault="005F3EA9" w:rsidP="00D6750B">
      <w:pPr>
        <w:pStyle w:val="NoSpacing"/>
        <w:jc w:val="both"/>
      </w:pPr>
      <w:r>
        <w:t xml:space="preserve">Dans cette partie, on verra comment aborder, et ensuite utiliser </w:t>
      </w:r>
      <w:proofErr w:type="spellStart"/>
      <w:r>
        <w:t>argoUML</w:t>
      </w:r>
      <w:proofErr w:type="spellEnd"/>
      <w:r>
        <w:t xml:space="preserve"> pour </w:t>
      </w:r>
      <w:ins w:id="399" w:author="Maxime Escourbiac" w:date="2011-03-14T19:52:00Z">
        <w:r w:rsidR="00F16815">
          <w:t xml:space="preserve">trois </w:t>
        </w:r>
      </w:ins>
      <w:del w:id="400" w:author="Maxime Escourbiac" w:date="2011-03-14T19:52:00Z">
        <w:r w:rsidDel="00F16815">
          <w:delText xml:space="preserve">deux </w:delText>
        </w:r>
      </w:del>
      <w:r>
        <w:t>diagrammes</w:t>
      </w:r>
      <w:ins w:id="401" w:author="Maxime Escourbiac" w:date="2011-03-14T15:42:00Z">
        <w:r w:rsidR="00F16815">
          <w:t>.</w:t>
        </w:r>
      </w:ins>
      <w:del w:id="402" w:author="Maxime Escourbiac" w:date="2011-03-14T15:42:00Z">
        <w:r w:rsidRPr="007F3A8A" w:rsidDel="00407633">
          <w:rPr>
            <w:color w:val="C0504D" w:themeColor="accent2"/>
            <w:rPrChange w:id="403" w:author="Maxime Escourbiac" w:date="2011-03-14T15:49:00Z">
              <w:rPr>
                <w:rFonts w:ascii="Cambria" w:hAnsi="Cambria"/>
              </w:rPr>
            </w:rPrChange>
          </w:rPr>
          <w:delText xml:space="preserve">, </w:delText>
        </w:r>
      </w:del>
      <w:del w:id="404" w:author="Maxime Escourbiac" w:date="2011-03-14T19:52:00Z">
        <w:r w:rsidRPr="007F3A8A" w:rsidDel="00F16815">
          <w:rPr>
            <w:color w:val="C0504D" w:themeColor="accent2"/>
            <w:rPrChange w:id="405" w:author="Maxime Escourbiac" w:date="2011-03-14T15:49:00Z">
              <w:rPr>
                <w:rFonts w:ascii="Cambria" w:hAnsi="Cambria"/>
              </w:rPr>
            </w:rPrChange>
          </w:rPr>
          <w:delText>le diagramme de classe et le diagramme d’</w:delText>
        </w:r>
        <w:r w:rsidRPr="007F3A8A" w:rsidDel="00F16815">
          <w:rPr>
            <w:rFonts w:ascii="Times New Roman" w:hAnsi="Times New Roman"/>
            <w:color w:val="C0504D" w:themeColor="accent2"/>
            <w:rPrChange w:id="406" w:author="Maxime Escourbiac" w:date="2011-03-14T15:49:00Z">
              <w:rPr>
                <w:rFonts w:ascii="Times New Roman" w:hAnsi="Times New Roman"/>
              </w:rPr>
            </w:rPrChange>
          </w:rPr>
          <w:delText>é</w:delText>
        </w:r>
        <w:r w:rsidRPr="007F3A8A" w:rsidDel="00F16815">
          <w:rPr>
            <w:color w:val="C0504D" w:themeColor="accent2"/>
            <w:rPrChange w:id="407" w:author="Maxime Escourbiac" w:date="2011-03-14T15:49:00Z">
              <w:rPr>
                <w:rFonts w:ascii="Cambria" w:hAnsi="Cambria"/>
              </w:rPr>
            </w:rPrChange>
          </w:rPr>
          <w:delText>tat.</w:delText>
        </w:r>
      </w:del>
    </w:p>
    <w:p w14:paraId="740FC44B" w14:textId="251A762E" w:rsidR="003A673C" w:rsidRDefault="003A673C"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Helvetica Neue" w:hAnsi="Helvetica Neue"/>
          <w:b/>
          <w:sz w:val="20"/>
          <w:u w:val="single"/>
        </w:rPr>
      </w:pPr>
    </w:p>
    <w:p w14:paraId="1CCF05F4" w14:textId="0552E314" w:rsidR="005F3EA9" w:rsidRDefault="005F3EA9" w:rsidP="00D6750B">
      <w:pPr>
        <w:pStyle w:val="Heading2"/>
      </w:pPr>
      <w:bookmarkStart w:id="408" w:name="_Toc161767440"/>
      <w:r>
        <w:t>1-Présentation générale de l’interface:</w:t>
      </w:r>
      <w:bookmarkEnd w:id="408"/>
    </w:p>
    <w:p w14:paraId="44258D30" w14:textId="0334992F" w:rsidR="004E7B75" w:rsidRDefault="00F16815"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r>
        <w:rPr>
          <w:noProof/>
          <w:lang w:val="en-US" w:eastAsia="en-US"/>
        </w:rPr>
        <w:drawing>
          <wp:anchor distT="152400" distB="152400" distL="152400" distR="152400" simplePos="0" relativeHeight="251669504" behindDoc="0" locked="0" layoutInCell="1" allowOverlap="1" wp14:anchorId="067153E3" wp14:editId="13E544B8">
            <wp:simplePos x="0" y="0"/>
            <wp:positionH relativeFrom="page">
              <wp:posOffset>720090</wp:posOffset>
            </wp:positionH>
            <wp:positionV relativeFrom="page">
              <wp:posOffset>2320290</wp:posOffset>
            </wp:positionV>
            <wp:extent cx="5943600" cy="3886200"/>
            <wp:effectExtent l="0" t="0" r="0" b="0"/>
            <wp:wrapThrough wrapText="bothSides">
              <wp:wrapPolygon edited="0">
                <wp:start x="0" y="0"/>
                <wp:lineTo x="0" y="21459"/>
                <wp:lineTo x="21508" y="21459"/>
                <wp:lineTo x="21508" y="0"/>
                <wp:lineTo x="0" y="0"/>
              </wp:wrapPolygon>
            </wp:wrapThrough>
            <wp:docPr id="3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750B">
        <w:rPr>
          <w:noProof/>
          <w:lang w:val="en-US" w:eastAsia="en-US"/>
        </w:rPr>
        <mc:AlternateContent>
          <mc:Choice Requires="wps">
            <w:drawing>
              <wp:anchor distT="152400" distB="152400" distL="152400" distR="152400" simplePos="0" relativeHeight="251670528" behindDoc="0" locked="0" layoutInCell="1" allowOverlap="1" wp14:anchorId="0F866162" wp14:editId="109A623A">
                <wp:simplePos x="0" y="0"/>
                <wp:positionH relativeFrom="page">
                  <wp:posOffset>3006090</wp:posOffset>
                </wp:positionH>
                <wp:positionV relativeFrom="page">
                  <wp:posOffset>5977890</wp:posOffset>
                </wp:positionV>
                <wp:extent cx="1384300" cy="203200"/>
                <wp:effectExtent l="0" t="0" r="12700" b="0"/>
                <wp:wrapSquare wrapText="bothSides"/>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43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FF4A677" w14:textId="4E44A30F" w:rsidR="00031A40" w:rsidRDefault="00031A40" w:rsidP="00D6750B">
                            <w:pPr>
                              <w:pStyle w:val="Formatlibre"/>
                              <w:tabs>
                                <w:tab w:val="left" w:pos="567"/>
                                <w:tab w:val="left" w:pos="1134"/>
                                <w:tab w:val="left" w:pos="1701"/>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6 : aperçu </w:t>
                            </w:r>
                            <w:proofErr w:type="spellStart"/>
                            <w:r>
                              <w:t>argoUML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2" style="position:absolute;margin-left:236.7pt;margin-top:470.7pt;width:109pt;height:16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" filled="f" stroked="f" strokeweight="1pt">
                <v:path arrowok="t"/>
                <v:textbox inset="0,0,0,0">
                  <w:txbxContent>
                    <w:p w14:paraId="0FF4A677" w14:textId="4E44A30F" w:rsidR="00031A40" w:rsidRDefault="00031A40" w:rsidP="00D6750B">
                      <w:pPr>
                        <w:pStyle w:val="Formatlibre"/>
                        <w:tabs>
                          <w:tab w:val="left" w:pos="567"/>
                          <w:tab w:val="left" w:pos="1134"/>
                          <w:tab w:val="left" w:pos="1701"/>
                        </w:tabs>
                        <w:jc w:val="center"/>
                        <w:rPr>
                          <w:rFonts w:ascii="Times New Roman" w:eastAsia="Times New Roman" w:hAnsi="Times New Roman"/>
                          <w:color w:val="auto"/>
                          <w:sz w:val="20"/>
                          <w:lang w:bidi="x-none"/>
                        </w:rPr>
                      </w:pPr>
                      <w:r>
                        <w:t>fig 6 : aperçu argoUML</w:t>
                      </w:r>
                    </w:p>
                  </w:txbxContent>
                </v:textbox>
                <w10:wrap type="square" anchorx="page" anchory="page"/>
              </v:rect>
            </w:pict>
          </mc:Fallback>
        </mc:AlternateContent>
      </w:r>
    </w:p>
    <w:p w14:paraId="5B509426" w14:textId="6FB21533" w:rsidR="00806DE8" w:rsidRDefault="002561A4" w:rsidP="00EB7928">
      <w:pPr>
        <w:pStyle w:val="NoSpacing"/>
      </w:pPr>
      <w:r w:rsidRPr="00EB7928">
        <w:rPr>
          <w:rFonts w:ascii="Apple Symbols" w:hAnsi="Apple Symbols" w:cs="Apple Symbols"/>
          <w:noProof/>
          <w:lang w:val="en-US"/>
        </w:rPr>
        <mc:AlternateContent>
          <mc:Choice Requires="wps">
            <w:drawing>
              <wp:anchor distT="152400" distB="152400" distL="152400" distR="152400" simplePos="0" relativeHeight="251718656" behindDoc="0" locked="0" layoutInCell="1" allowOverlap="1" wp14:anchorId="1DE42909" wp14:editId="104F703C">
                <wp:simplePos x="0" y="0"/>
                <wp:positionH relativeFrom="page">
                  <wp:posOffset>2548890</wp:posOffset>
                </wp:positionH>
                <wp:positionV relativeFrom="page">
                  <wp:posOffset>6206490</wp:posOffset>
                </wp:positionV>
                <wp:extent cx="2057400" cy="228600"/>
                <wp:effectExtent l="0" t="0" r="0" b="0"/>
                <wp:wrapSquare wrapText="bothSides"/>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F40E266" w14:textId="0F24BDCA" w:rsidR="00031A40" w:rsidRDefault="00031A40" w:rsidP="002561A4">
                            <w:pPr>
                              <w:pStyle w:val="Formatlibre"/>
                              <w:tabs>
                                <w:tab w:val="left" w:pos="567"/>
                                <w:tab w:val="left" w:pos="1134"/>
                                <w:tab w:val="left" w:pos="1701"/>
                                <w:tab w:val="left" w:pos="2268"/>
                                <w:tab w:val="left" w:pos="2835"/>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6 : interface principale d’</w:t>
                            </w:r>
                            <w:proofErr w:type="spellStart"/>
                            <w:r>
                              <w:t>argoUML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margin-left:200.7pt;margin-top:488.7pt;width:162pt;height:18pt;z-index:25171865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" filled="f" stroked="f" strokeweight="1pt">
                <v:path arrowok="t"/>
                <v:textbox inset="0,0,0,0">
                  <w:txbxContent>
                    <w:p w14:paraId="5F40E266" w14:textId="0F24BDCA" w:rsidR="00031A40" w:rsidRDefault="00031A40" w:rsidP="002561A4">
                      <w:pPr>
                        <w:pStyle w:val="Formatlibre"/>
                        <w:tabs>
                          <w:tab w:val="left" w:pos="567"/>
                          <w:tab w:val="left" w:pos="1134"/>
                          <w:tab w:val="left" w:pos="1701"/>
                          <w:tab w:val="left" w:pos="2268"/>
                          <w:tab w:val="left" w:pos="2835"/>
                        </w:tabs>
                        <w:jc w:val="center"/>
                        <w:rPr>
                          <w:rFonts w:ascii="Times New Roman" w:eastAsia="Times New Roman" w:hAnsi="Times New Roman"/>
                          <w:color w:val="auto"/>
                          <w:sz w:val="20"/>
                          <w:lang w:bidi="x-none"/>
                        </w:rPr>
                      </w:pPr>
                      <w:r>
                        <w:t>fig 6 : interface principale d’argoUML</w:t>
                      </w:r>
                    </w:p>
                  </w:txbxContent>
                </v:textbox>
                <w10:wrap type="square" anchorx="page" anchory="page"/>
              </v:rect>
            </w:pict>
          </mc:Fallback>
        </mc:AlternateContent>
      </w:r>
    </w:p>
    <w:p w14:paraId="3D505C15" w14:textId="77777777" w:rsidR="00806DE8" w:rsidRDefault="00806DE8" w:rsidP="00EB7928">
      <w:pPr>
        <w:pStyle w:val="NoSpacing"/>
      </w:pPr>
    </w:p>
    <w:p w14:paraId="6FA645EC" w14:textId="77777777" w:rsidR="005F3EA9" w:rsidRDefault="005F3EA9" w:rsidP="00D6750B">
      <w:pPr>
        <w:pStyle w:val="NoSpacing"/>
        <w:jc w:val="both"/>
      </w:pPr>
      <w:r>
        <w:t>Nous voyons sur la capture d’</w:t>
      </w:r>
      <w:r>
        <w:rPr>
          <w:rFonts w:ascii="Times New Roman" w:hAnsi="Times New Roman"/>
        </w:rPr>
        <w:t>é</w:t>
      </w:r>
      <w:r>
        <w:t>cran (ci-dessus) les diff</w:t>
      </w:r>
      <w:r>
        <w:rPr>
          <w:rFonts w:ascii="Times New Roman" w:hAnsi="Times New Roman"/>
        </w:rPr>
        <w:t>é</w:t>
      </w:r>
      <w:r>
        <w:t>rentes parties d’</w:t>
      </w:r>
      <w:proofErr w:type="spellStart"/>
      <w:r>
        <w:t>argoUML</w:t>
      </w:r>
      <w:proofErr w:type="spellEnd"/>
      <w:r>
        <w:t>.</w:t>
      </w:r>
    </w:p>
    <w:p w14:paraId="58D5669E" w14:textId="77777777" w:rsidR="00EB7928" w:rsidRDefault="00EB7928" w:rsidP="00D6750B">
      <w:pPr>
        <w:pStyle w:val="NoSpacing"/>
        <w:jc w:val="both"/>
      </w:pPr>
    </w:p>
    <w:p w14:paraId="0DCEAD38" w14:textId="77777777" w:rsidR="005F3EA9" w:rsidRDefault="005F3EA9" w:rsidP="00D6750B">
      <w:pPr>
        <w:pStyle w:val="NoSpacing"/>
        <w:jc w:val="both"/>
      </w:pPr>
      <w:r>
        <w:t>-L</w:t>
      </w:r>
      <w:r w:rsidRPr="00381EBA">
        <w:t xml:space="preserve">a barre de menu : elle </w:t>
      </w:r>
      <w:r>
        <w:t>permet de g</w:t>
      </w:r>
      <w:r>
        <w:rPr>
          <w:rFonts w:ascii="Times New Roman" w:hAnsi="Times New Roman"/>
        </w:rPr>
        <w:t>é</w:t>
      </w:r>
      <w:r>
        <w:t>rer les options d’</w:t>
      </w:r>
      <w:proofErr w:type="spellStart"/>
      <w:r>
        <w:t>argoUML</w:t>
      </w:r>
      <w:proofErr w:type="spellEnd"/>
      <w:r>
        <w:t>.</w:t>
      </w:r>
    </w:p>
    <w:p w14:paraId="4CD7ED72" w14:textId="7D937D49" w:rsidR="005F3EA9" w:rsidRDefault="005F3EA9" w:rsidP="00D6750B">
      <w:pPr>
        <w:pStyle w:val="NoSpacing"/>
        <w:jc w:val="both"/>
      </w:pPr>
      <w:r>
        <w:t>-</w:t>
      </w:r>
      <w:r w:rsidRPr="003A673C">
        <w:t>La barre d’outils:</w:t>
      </w:r>
      <w:r>
        <w:t xml:space="preserve"> elle permet de cr</w:t>
      </w:r>
      <w:r>
        <w:rPr>
          <w:rFonts w:ascii="Times New Roman" w:hAnsi="Times New Roman"/>
        </w:rPr>
        <w:t>é</w:t>
      </w:r>
      <w:r>
        <w:t xml:space="preserve">er, ouvrir ou enregistrer le projet, ainsi que </w:t>
      </w:r>
      <w:r w:rsidRPr="00EB7928">
        <w:t>d’autres outils. Les ic</w:t>
      </w:r>
      <w:r w:rsidRPr="00EB7928">
        <w:rPr>
          <w:rFonts w:ascii="Times New Roman" w:hAnsi="Times New Roman"/>
        </w:rPr>
        <w:t>ô</w:t>
      </w:r>
      <w:r w:rsidRPr="00EB7928">
        <w:t xml:space="preserve">nes </w:t>
      </w:r>
      <w:r w:rsidRPr="00EB7928">
        <w:rPr>
          <w:rFonts w:ascii="Times New Roman" w:hAnsi="Times New Roman"/>
        </w:rPr>
        <w:t>à</w:t>
      </w:r>
      <w:r w:rsidRPr="00EB7928">
        <w:t xml:space="preserve"> droite permettent de passer d’un type de diagramme </w:t>
      </w:r>
      <w:r w:rsidRPr="00EB7928">
        <w:rPr>
          <w:rFonts w:ascii="Times New Roman" w:hAnsi="Times New Roman"/>
        </w:rPr>
        <w:t>à</w:t>
      </w:r>
      <w:r w:rsidRPr="00EB7928">
        <w:t xml:space="preserve"> un autre.</w:t>
      </w:r>
    </w:p>
    <w:p w14:paraId="12BD1FC9" w14:textId="77777777" w:rsidR="005F3EA9" w:rsidRDefault="005F3EA9" w:rsidP="00D6750B">
      <w:pPr>
        <w:pStyle w:val="NoSpacing"/>
        <w:jc w:val="both"/>
      </w:pPr>
      <w:r>
        <w:t>-</w:t>
      </w:r>
      <w:r w:rsidRPr="003A673C">
        <w:t>La barre d’ajout pour</w:t>
      </w:r>
      <w:r>
        <w:t xml:space="preserve"> les diagrammes: elle permet de cr</w:t>
      </w:r>
      <w:r>
        <w:rPr>
          <w:rFonts w:ascii="Times New Roman" w:hAnsi="Times New Roman"/>
        </w:rPr>
        <w:t>é</w:t>
      </w:r>
      <w:r>
        <w:t>er le diagramme, en proposant les diff</w:t>
      </w:r>
      <w:r>
        <w:rPr>
          <w:rFonts w:ascii="Times New Roman" w:hAnsi="Times New Roman"/>
        </w:rPr>
        <w:t>é</w:t>
      </w:r>
      <w:r>
        <w:t>rents symboles d’un diagramme.</w:t>
      </w:r>
    </w:p>
    <w:p w14:paraId="7C790EAC" w14:textId="77777777" w:rsidR="005F3EA9" w:rsidRDefault="005F3EA9" w:rsidP="00D6750B">
      <w:pPr>
        <w:pStyle w:val="NoSpacing"/>
        <w:jc w:val="both"/>
      </w:pPr>
      <w:r>
        <w:t>-La fen</w:t>
      </w:r>
      <w:r>
        <w:rPr>
          <w:rFonts w:ascii="Times New Roman" w:hAnsi="Times New Roman"/>
        </w:rPr>
        <w:t>ê</w:t>
      </w:r>
      <w:r>
        <w:t>tre de hi</w:t>
      </w:r>
      <w:r>
        <w:rPr>
          <w:rFonts w:ascii="Times New Roman" w:hAnsi="Times New Roman"/>
        </w:rPr>
        <w:t>é</w:t>
      </w:r>
      <w:r>
        <w:t xml:space="preserve">rarchies </w:t>
      </w:r>
      <w:r w:rsidRPr="00EB7928">
        <w:t>des fichiers du projet, qui</w:t>
      </w:r>
      <w:r>
        <w:t xml:space="preserve"> permet de retrouver les diff</w:t>
      </w:r>
      <w:r>
        <w:rPr>
          <w:rFonts w:ascii="Times New Roman" w:hAnsi="Times New Roman"/>
        </w:rPr>
        <w:t>é</w:t>
      </w:r>
      <w:r>
        <w:t>rents symboles d’un diagramme.</w:t>
      </w:r>
    </w:p>
    <w:p w14:paraId="4B34E694" w14:textId="77777777" w:rsidR="005F3EA9" w:rsidRDefault="005F3EA9" w:rsidP="00D6750B">
      <w:pPr>
        <w:pStyle w:val="NoSpacing"/>
        <w:jc w:val="both"/>
      </w:pPr>
      <w:r>
        <w:t xml:space="preserve">-La </w:t>
      </w:r>
      <w:r w:rsidRPr="00EB7928">
        <w:t>fen</w:t>
      </w:r>
      <w:r w:rsidRPr="00EB7928">
        <w:rPr>
          <w:rFonts w:ascii="Times New Roman" w:hAnsi="Times New Roman"/>
        </w:rPr>
        <w:t>ê</w:t>
      </w:r>
      <w:r w:rsidRPr="00EB7928">
        <w:t>tre de propri</w:t>
      </w:r>
      <w:r w:rsidRPr="00EB7928">
        <w:rPr>
          <w:rFonts w:ascii="Times New Roman" w:hAnsi="Times New Roman"/>
        </w:rPr>
        <w:t>é</w:t>
      </w:r>
      <w:r w:rsidRPr="00EB7928">
        <w:t>t</w:t>
      </w:r>
      <w:r w:rsidRPr="00EB7928">
        <w:rPr>
          <w:rFonts w:ascii="Times New Roman" w:hAnsi="Times New Roman"/>
        </w:rPr>
        <w:t>é</w:t>
      </w:r>
      <w:r w:rsidRPr="00EB7928">
        <w:t>s permet</w:t>
      </w:r>
      <w:r>
        <w:t xml:space="preserve"> l’affichage des propri</w:t>
      </w:r>
      <w:r>
        <w:rPr>
          <w:rFonts w:ascii="Times New Roman" w:hAnsi="Times New Roman"/>
        </w:rPr>
        <w:t>é</w:t>
      </w:r>
      <w:r>
        <w:t>t</w:t>
      </w:r>
      <w:r>
        <w:rPr>
          <w:rFonts w:ascii="Times New Roman" w:hAnsi="Times New Roman"/>
        </w:rPr>
        <w:t>é</w:t>
      </w:r>
      <w:r>
        <w:t xml:space="preserve">s des </w:t>
      </w:r>
      <w:r>
        <w:rPr>
          <w:rFonts w:ascii="Times New Roman" w:hAnsi="Times New Roman"/>
        </w:rPr>
        <w:t>é</w:t>
      </w:r>
      <w:r>
        <w:t>l</w:t>
      </w:r>
      <w:r>
        <w:rPr>
          <w:rFonts w:ascii="Times New Roman" w:hAnsi="Times New Roman"/>
        </w:rPr>
        <w:t>é</w:t>
      </w:r>
      <w:r>
        <w:t>ments s</w:t>
      </w:r>
      <w:r>
        <w:rPr>
          <w:rFonts w:ascii="Times New Roman" w:hAnsi="Times New Roman"/>
        </w:rPr>
        <w:t>é</w:t>
      </w:r>
      <w:r>
        <w:t>lectionn</w:t>
      </w:r>
      <w:r>
        <w:rPr>
          <w:rFonts w:ascii="Times New Roman" w:hAnsi="Times New Roman"/>
        </w:rPr>
        <w:t>é</w:t>
      </w:r>
      <w:r>
        <w:t xml:space="preserve">s. </w:t>
      </w:r>
    </w:p>
    <w:p w14:paraId="477E8C9D"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5CE53C80"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5A58DAF6" w14:textId="77777777" w:rsidR="00EB7928" w:rsidRDefault="00EB7928"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3A305157" w14:textId="77777777" w:rsidR="00D6750B" w:rsidRDefault="00D6750B"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0CD3AFDE" w14:textId="77777777" w:rsidR="002561A4" w:rsidRDefault="002561A4" w:rsidP="002561A4">
      <w:pPr>
        <w:pStyle w:val="Heading2"/>
      </w:pPr>
    </w:p>
    <w:p w14:paraId="1DD4ECBB" w14:textId="77777777" w:rsidR="005F3EA9" w:rsidRDefault="005F3EA9" w:rsidP="002561A4">
      <w:pPr>
        <w:pStyle w:val="Heading2"/>
      </w:pPr>
      <w:bookmarkStart w:id="409" w:name="_Toc161767441"/>
      <w:r>
        <w:t>2-Création d’un diagramme de classe:</w:t>
      </w:r>
      <w:bookmarkEnd w:id="409"/>
    </w:p>
    <w:p w14:paraId="437CB071" w14:textId="3A5BE1F3" w:rsidR="00C95C9A" w:rsidRPr="00C95C9A" w:rsidRDefault="00C95C9A" w:rsidP="002561A4">
      <w:pPr>
        <w:pStyle w:val="Heading3"/>
      </w:pPr>
      <w:r>
        <w:tab/>
      </w:r>
      <w:r w:rsidRPr="00C95C9A">
        <w:t>2.1-Ajout des éléments au diagramme :</w:t>
      </w:r>
    </w:p>
    <w:p w14:paraId="16044B1B" w14:textId="77777777" w:rsidR="002561A4" w:rsidRDefault="002561A4" w:rsidP="00EB7928">
      <w:pPr>
        <w:pStyle w:val="NoSpacing"/>
      </w:pPr>
    </w:p>
    <w:p w14:paraId="0C8A81DA" w14:textId="0725FD14" w:rsidR="005F3EA9" w:rsidRDefault="002561A4" w:rsidP="002561A4">
      <w:pPr>
        <w:pStyle w:val="NoSpacing"/>
      </w:pPr>
      <w:r>
        <w:rPr>
          <w:noProof/>
          <w:lang w:val="en-US"/>
        </w:rPr>
        <w:drawing>
          <wp:anchor distT="152400" distB="152400" distL="152400" distR="152400" simplePos="0" relativeHeight="251671552" behindDoc="0" locked="0" layoutInCell="1" allowOverlap="1" wp14:anchorId="4B73C4EA" wp14:editId="0C06166D">
            <wp:simplePos x="0" y="0"/>
            <wp:positionH relativeFrom="page">
              <wp:posOffset>720090</wp:posOffset>
            </wp:positionH>
            <wp:positionV relativeFrom="page">
              <wp:posOffset>2548890</wp:posOffset>
            </wp:positionV>
            <wp:extent cx="6172200" cy="407670"/>
            <wp:effectExtent l="0" t="0" r="0" b="0"/>
            <wp:wrapThrough wrapText="bothSides">
              <wp:wrapPolygon edited="0">
                <wp:start x="0" y="0"/>
                <wp:lineTo x="0" y="20187"/>
                <wp:lineTo x="21511" y="20187"/>
                <wp:lineTo x="21511" y="0"/>
                <wp:lineTo x="0" y="0"/>
              </wp:wrapPolygon>
            </wp:wrapThrough>
            <wp:docPr id="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407670"/>
                    </a:xfrm>
                    <a:prstGeom prst="rect">
                      <a:avLst/>
                    </a:prstGeom>
                    <a:noFill/>
                    <a:ln>
                      <a:noFill/>
                    </a:ln>
                  </pic:spPr>
                </pic:pic>
              </a:graphicData>
            </a:graphic>
            <wp14:sizeRelH relativeFrom="page">
              <wp14:pctWidth>0</wp14:pctWidth>
            </wp14:sizeRelH>
            <wp14:sizeRelV relativeFrom="page">
              <wp14:pctHeight>0</wp14:pctHeight>
            </wp14:sizeRelV>
          </wp:anchor>
        </w:drawing>
      </w:r>
      <w:r w:rsidR="005F3EA9">
        <w:t>Pour cr</w:t>
      </w:r>
      <w:r w:rsidR="005F3EA9">
        <w:rPr>
          <w:rFonts w:ascii="Times New Roman" w:hAnsi="Times New Roman"/>
        </w:rPr>
        <w:t>é</w:t>
      </w:r>
      <w:r w:rsidR="005F3EA9">
        <w:t>er un diagramme de classe UML, on cr</w:t>
      </w:r>
      <w:r w:rsidR="005F3EA9">
        <w:rPr>
          <w:rFonts w:ascii="Times New Roman" w:hAnsi="Times New Roman"/>
        </w:rPr>
        <w:t>éé</w:t>
      </w:r>
      <w:r w:rsidR="005F3EA9">
        <w:t xml:space="preserve"> un nouveau projet puis on choisit le diagramme voulu (ici le diagramme de classe). On obtient alors l’ensemble d’ic</w:t>
      </w:r>
      <w:r w:rsidR="005F3EA9">
        <w:rPr>
          <w:rFonts w:ascii="Times New Roman" w:hAnsi="Times New Roman"/>
        </w:rPr>
        <w:t>ô</w:t>
      </w:r>
      <w:r w:rsidR="005F3EA9">
        <w:t>ne</w:t>
      </w:r>
      <w:ins w:id="410" w:author="Maxime Escourbiac" w:date="2011-03-14T15:43:00Z">
        <w:r w:rsidR="00407633">
          <w:t>s</w:t>
        </w:r>
      </w:ins>
      <w:r w:rsidR="005F3EA9">
        <w:t xml:space="preserve"> suivant.</w:t>
      </w:r>
    </w:p>
    <w:p w14:paraId="38A43959" w14:textId="59B0A1E9" w:rsidR="004E7B75" w:rsidRDefault="002561A4"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r>
        <w:rPr>
          <w:noProof/>
          <w:lang w:val="en-US" w:eastAsia="en-US"/>
        </w:rPr>
        <mc:AlternateContent>
          <mc:Choice Requires="wps">
            <w:drawing>
              <wp:anchor distT="152400" distB="152400" distL="152400" distR="152400" simplePos="0" relativeHeight="251672576" behindDoc="0" locked="0" layoutInCell="1" allowOverlap="1" wp14:anchorId="07945768" wp14:editId="059872A7">
                <wp:simplePos x="0" y="0"/>
                <wp:positionH relativeFrom="page">
                  <wp:posOffset>2548890</wp:posOffset>
                </wp:positionH>
                <wp:positionV relativeFrom="page">
                  <wp:posOffset>3006090</wp:posOffset>
                </wp:positionV>
                <wp:extent cx="2578100" cy="203200"/>
                <wp:effectExtent l="0" t="0" r="12700" b="0"/>
                <wp:wrapSquare wrapText="bothSides"/>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81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C7E3626" w14:textId="63F22473" w:rsidR="00031A40" w:rsidRDefault="00031A40" w:rsidP="005F3EA9">
                            <w:pPr>
                              <w:pStyle w:val="Formatlibre"/>
                              <w:tabs>
                                <w:tab w:val="left" w:pos="567"/>
                                <w:tab w:val="left" w:pos="1134"/>
                                <w:tab w:val="left" w:pos="1701"/>
                                <w:tab w:val="left" w:pos="2268"/>
                                <w:tab w:val="left" w:pos="2835"/>
                                <w:tab w:val="left" w:pos="3402"/>
                                <w:tab w:val="left" w:pos="3969"/>
                              </w:tabs>
                              <w:rPr>
                                <w:rFonts w:ascii="Times New Roman" w:eastAsia="Times New Roman" w:hAnsi="Times New Roman"/>
                                <w:color w:val="auto"/>
                                <w:sz w:val="20"/>
                                <w:lang w:bidi="x-none"/>
                              </w:rPr>
                            </w:pPr>
                            <w:proofErr w:type="spellStart"/>
                            <w:proofErr w:type="gramStart"/>
                            <w:r>
                              <w:t>fig</w:t>
                            </w:r>
                            <w:proofErr w:type="spellEnd"/>
                            <w:proofErr w:type="gramEnd"/>
                            <w:r>
                              <w:t xml:space="preserve"> 7 barre d’ajout pour le diagramme de classe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34" style="position:absolute;margin-left:200.7pt;margin-top:236.7pt;width:203pt;height:16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" filled="f" stroked="f" strokeweight="1pt">
                <v:path arrowok="t"/>
                <v:textbox inset="0,0,0,0">
                  <w:txbxContent>
                    <w:p w14:paraId="7C7E3626" w14:textId="63F22473" w:rsidR="00031A40" w:rsidRDefault="00031A40" w:rsidP="005F3EA9">
                      <w:pPr>
                        <w:pStyle w:val="Formatlibre"/>
                        <w:tabs>
                          <w:tab w:val="left" w:pos="567"/>
                          <w:tab w:val="left" w:pos="1134"/>
                          <w:tab w:val="left" w:pos="1701"/>
                          <w:tab w:val="left" w:pos="2268"/>
                          <w:tab w:val="left" w:pos="2835"/>
                          <w:tab w:val="left" w:pos="3402"/>
                          <w:tab w:val="left" w:pos="3969"/>
                        </w:tabs>
                        <w:rPr>
                          <w:rFonts w:ascii="Times New Roman" w:eastAsia="Times New Roman" w:hAnsi="Times New Roman"/>
                          <w:color w:val="auto"/>
                          <w:sz w:val="20"/>
                          <w:lang w:bidi="x-none"/>
                        </w:rPr>
                      </w:pPr>
                      <w:r>
                        <w:t>fig 7 barre d’ajout pour le diagramme de classe</w:t>
                      </w:r>
                    </w:p>
                  </w:txbxContent>
                </v:textbox>
                <w10:wrap type="square" anchorx="page" anchory="page"/>
              </v:rect>
            </w:pict>
          </mc:Fallback>
        </mc:AlternateContent>
      </w:r>
      <w:r>
        <w:rPr>
          <w:noProof/>
          <w:lang w:val="en-US" w:eastAsia="en-US"/>
        </w:rPr>
        <mc:AlternateContent>
          <mc:Choice Requires="wps">
            <w:drawing>
              <wp:anchor distT="152400" distB="152400" distL="152400" distR="152400" simplePos="0" relativeHeight="251673600" behindDoc="0" locked="0" layoutInCell="1" allowOverlap="1" wp14:anchorId="4A526B3F" wp14:editId="68404B5F">
                <wp:simplePos x="0" y="0"/>
                <wp:positionH relativeFrom="page">
                  <wp:posOffset>720090</wp:posOffset>
                </wp:positionH>
                <wp:positionV relativeFrom="page">
                  <wp:posOffset>2320290</wp:posOffset>
                </wp:positionV>
                <wp:extent cx="6172200" cy="228600"/>
                <wp:effectExtent l="0" t="0" r="0" b="0"/>
                <wp:wrapSquare wrapText="bothSides"/>
                <wp:docPr id="2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BC78AAA" w14:textId="17D04454" w:rsidR="00031A40" w:rsidRDefault="00031A40" w:rsidP="005F3EA9">
                            <w:pPr>
                              <w:pStyle w:val="Formatlibr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rPr>
                                <w:rFonts w:ascii="Times New Roman" w:eastAsia="Times New Roman" w:hAnsi="Times New Roman"/>
                                <w:color w:val="auto"/>
                                <w:sz w:val="20"/>
                                <w:lang w:bidi="x-none"/>
                              </w:rPr>
                            </w:pPr>
                            <w:r>
                              <w:rPr>
                                <w:color w:val="D90B00"/>
                                <w:sz w:val="22"/>
                              </w:rPr>
                              <w:t xml:space="preserve">     1    2      3    4       5        6       7       8    9    10   11    12                              16     17   18      19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5" style="position:absolute;margin-left:56.7pt;margin-top:182.7pt;width:486pt;height:18pt;z-index:25167360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" filled="f" stroked="f" strokeweight="1pt">
                <v:path arrowok="t"/>
                <v:textbox inset="0,0,0,0">
                  <w:txbxContent>
                    <w:p w14:paraId="6BC78AAA" w14:textId="17D04454" w:rsidR="00031A40" w:rsidRDefault="00031A40" w:rsidP="005F3EA9">
                      <w:pPr>
                        <w:pStyle w:val="Formatlibr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rPr>
                          <w:rFonts w:ascii="Times New Roman" w:eastAsia="Times New Roman" w:hAnsi="Times New Roman"/>
                          <w:color w:val="auto"/>
                          <w:sz w:val="20"/>
                          <w:lang w:bidi="x-none"/>
                        </w:rPr>
                      </w:pPr>
                      <w:r>
                        <w:rPr>
                          <w:color w:val="D90B00"/>
                          <w:sz w:val="22"/>
                        </w:rPr>
                        <w:t xml:space="preserve">     1    2      3    4       5        6       7       8    9    10   11    12                              16     17   18      19</w:t>
                      </w:r>
                    </w:p>
                  </w:txbxContent>
                </v:textbox>
                <w10:wrap type="square" anchorx="page" anchory="page"/>
              </v:rect>
            </w:pict>
          </mc:Fallback>
        </mc:AlternateContent>
      </w:r>
    </w:p>
    <w:p w14:paraId="107125AF" w14:textId="097FFA6E" w:rsidR="005F3EA9" w:rsidRPr="003A673C" w:rsidRDefault="002561A4" w:rsidP="002561A4">
      <w:pPr>
        <w:pStyle w:val="NoSpacing"/>
        <w:jc w:val="both"/>
      </w:pPr>
      <w:r>
        <w:rPr>
          <w:rFonts w:ascii="Helvetica Neue Light" w:hAnsi="Helvetica Neue Light"/>
          <w:sz w:val="20"/>
          <w:szCs w:val="20"/>
          <w:lang w:eastAsia="fr-FR"/>
        </w:rPr>
        <w:br/>
      </w:r>
      <w:r>
        <w:rPr>
          <w:rFonts w:ascii="Helvetica Neue Light" w:hAnsi="Helvetica Neue Light"/>
          <w:sz w:val="20"/>
          <w:szCs w:val="20"/>
          <w:lang w:eastAsia="fr-FR"/>
        </w:rPr>
        <w:br/>
      </w:r>
      <w:r w:rsidR="005F3EA9" w:rsidRPr="003A673C">
        <w:t>La premi</w:t>
      </w:r>
      <w:r w:rsidR="005F3EA9" w:rsidRPr="003A673C">
        <w:rPr>
          <w:rFonts w:ascii="Times New Roman" w:hAnsi="Times New Roman"/>
        </w:rPr>
        <w:t>è</w:t>
      </w:r>
      <w:r w:rsidR="005F3EA9" w:rsidRPr="003A673C">
        <w:t>re ic</w:t>
      </w:r>
      <w:r w:rsidR="005F3EA9" w:rsidRPr="003A673C">
        <w:rPr>
          <w:rFonts w:ascii="Times New Roman" w:hAnsi="Times New Roman"/>
        </w:rPr>
        <w:t>ô</w:t>
      </w:r>
      <w:r w:rsidR="005F3EA9" w:rsidRPr="003A673C">
        <w:t>ne permet de passer en mode s</w:t>
      </w:r>
      <w:r w:rsidR="005F3EA9" w:rsidRPr="003A673C">
        <w:rPr>
          <w:rFonts w:ascii="Times New Roman" w:hAnsi="Times New Roman"/>
        </w:rPr>
        <w:t>é</w:t>
      </w:r>
      <w:r w:rsidR="005F3EA9" w:rsidRPr="003A673C">
        <w:t>lection.</w:t>
      </w:r>
    </w:p>
    <w:p w14:paraId="5FBF6923" w14:textId="49AED359" w:rsidR="005F3EA9" w:rsidRPr="003A673C" w:rsidRDefault="005F3EA9" w:rsidP="002561A4">
      <w:pPr>
        <w:pStyle w:val="NoSpacing"/>
        <w:jc w:val="both"/>
      </w:pPr>
      <w:r w:rsidRPr="003A673C">
        <w:t>La deuxi</w:t>
      </w:r>
      <w:r w:rsidRPr="003A673C">
        <w:rPr>
          <w:rFonts w:ascii="Times New Roman" w:hAnsi="Times New Roman"/>
        </w:rPr>
        <w:t>è</w:t>
      </w:r>
      <w:r w:rsidRPr="003A673C">
        <w:t>me permet de d</w:t>
      </w:r>
      <w:r w:rsidRPr="003A673C">
        <w:rPr>
          <w:rFonts w:ascii="Times New Roman" w:hAnsi="Times New Roman"/>
        </w:rPr>
        <w:t>é</w:t>
      </w:r>
      <w:r w:rsidRPr="003A673C">
        <w:t xml:space="preserve">placer </w:t>
      </w:r>
      <w:r w:rsidR="003A673C" w:rsidRPr="003A673C">
        <w:t>tous les éléments</w:t>
      </w:r>
      <w:r w:rsidRPr="003A673C">
        <w:t xml:space="preserve"> en m</w:t>
      </w:r>
      <w:r w:rsidRPr="003A673C">
        <w:rPr>
          <w:rFonts w:ascii="Times New Roman" w:hAnsi="Times New Roman"/>
        </w:rPr>
        <w:t>ê</w:t>
      </w:r>
      <w:r w:rsidRPr="003A673C">
        <w:t>me temps. On peut l'utiliser pour remettre en forme rapidement le diagramme.</w:t>
      </w:r>
    </w:p>
    <w:p w14:paraId="4D315741" w14:textId="576AAD20" w:rsidR="005F3EA9" w:rsidRPr="003A673C" w:rsidRDefault="00806DE8" w:rsidP="002561A4">
      <w:pPr>
        <w:pStyle w:val="NoSpacing"/>
        <w:jc w:val="both"/>
      </w:pPr>
      <w:r>
        <w:t>La</w:t>
      </w:r>
      <w:r w:rsidR="005F3EA9" w:rsidRPr="003A673C">
        <w:t xml:space="preserve"> troisi</w:t>
      </w:r>
      <w:r w:rsidR="005F3EA9" w:rsidRPr="003A673C">
        <w:rPr>
          <w:rFonts w:ascii="Times New Roman" w:hAnsi="Times New Roman"/>
        </w:rPr>
        <w:t>è</w:t>
      </w:r>
      <w:r w:rsidR="005F3EA9" w:rsidRPr="003A673C">
        <w:t>me permet de cr</w:t>
      </w:r>
      <w:r w:rsidR="005F3EA9" w:rsidRPr="003A673C">
        <w:rPr>
          <w:rFonts w:ascii="Times New Roman" w:hAnsi="Times New Roman"/>
        </w:rPr>
        <w:t>é</w:t>
      </w:r>
      <w:r w:rsidR="005F3EA9" w:rsidRPr="003A673C">
        <w:t>er un package</w:t>
      </w:r>
      <w:ins w:id="411" w:author="Maxime Escourbiac" w:date="2011-03-14T15:43:00Z">
        <w:r w:rsidR="00407633">
          <w:t>.</w:t>
        </w:r>
      </w:ins>
    </w:p>
    <w:p w14:paraId="78ED35E5" w14:textId="0A5C5ED0" w:rsidR="005F3EA9" w:rsidRPr="003A673C" w:rsidRDefault="00806DE8" w:rsidP="002561A4">
      <w:pPr>
        <w:pStyle w:val="NoSpacing"/>
        <w:jc w:val="both"/>
      </w:pPr>
      <w:r>
        <w:t>La</w:t>
      </w:r>
      <w:r w:rsidR="005F3EA9" w:rsidRPr="003A673C">
        <w:t xml:space="preserve"> quatri</w:t>
      </w:r>
      <w:r w:rsidR="005F3EA9" w:rsidRPr="003A673C">
        <w:rPr>
          <w:rFonts w:ascii="Times New Roman" w:hAnsi="Times New Roman"/>
        </w:rPr>
        <w:t>è</w:t>
      </w:r>
      <w:r w:rsidR="005F3EA9" w:rsidRPr="003A673C">
        <w:t>me cr</w:t>
      </w:r>
      <w:r w:rsidR="005F3EA9" w:rsidRPr="003A673C">
        <w:rPr>
          <w:rFonts w:ascii="Times New Roman" w:hAnsi="Times New Roman"/>
        </w:rPr>
        <w:t>é</w:t>
      </w:r>
      <w:r w:rsidR="005F3EA9" w:rsidRPr="003A673C">
        <w:t>e une nouvelle classe.</w:t>
      </w:r>
    </w:p>
    <w:p w14:paraId="3F3997DD" w14:textId="14010EE0" w:rsidR="005F3EA9" w:rsidRPr="003A673C" w:rsidRDefault="005F3EA9" w:rsidP="002561A4">
      <w:pPr>
        <w:pStyle w:val="NoSpacing"/>
        <w:jc w:val="both"/>
      </w:pPr>
      <w:r w:rsidRPr="003A673C">
        <w:t>Pour ajouter un attribut ou une m</w:t>
      </w:r>
      <w:r w:rsidRPr="003A673C">
        <w:rPr>
          <w:rFonts w:ascii="Times New Roman" w:hAnsi="Times New Roman"/>
        </w:rPr>
        <w:t>é</w:t>
      </w:r>
      <w:r w:rsidRPr="003A673C">
        <w:t xml:space="preserve">thode </w:t>
      </w:r>
      <w:r w:rsidRPr="003A673C">
        <w:rPr>
          <w:rFonts w:ascii="Times New Roman" w:hAnsi="Times New Roman"/>
        </w:rPr>
        <w:t>à</w:t>
      </w:r>
      <w:r w:rsidRPr="003A673C">
        <w:t xml:space="preserve"> la classe</w:t>
      </w:r>
      <w:r w:rsidR="00806DE8">
        <w:t xml:space="preserve">, on double-clique sur la classe </w:t>
      </w:r>
      <w:r w:rsidRPr="003A673C">
        <w:t xml:space="preserve"> correspondant</w:t>
      </w:r>
      <w:r w:rsidR="00C95C9A">
        <w:t>e</w:t>
      </w:r>
      <w:r w:rsidRPr="003A673C">
        <w:t>. On ajoute ensuite le nom puis le type pour les attributs et le prototype pour les m</w:t>
      </w:r>
      <w:r w:rsidRPr="003A673C">
        <w:rPr>
          <w:rFonts w:ascii="Times New Roman" w:hAnsi="Times New Roman"/>
        </w:rPr>
        <w:t>é</w:t>
      </w:r>
      <w:r w:rsidRPr="003A673C">
        <w:t>thodes dans la fen</w:t>
      </w:r>
      <w:r w:rsidRPr="003A673C">
        <w:rPr>
          <w:rFonts w:ascii="Times New Roman" w:hAnsi="Times New Roman"/>
        </w:rPr>
        <w:t>ê</w:t>
      </w:r>
      <w:r w:rsidRPr="003A673C">
        <w:t>tre de param</w:t>
      </w:r>
      <w:r w:rsidRPr="003A673C">
        <w:rPr>
          <w:rFonts w:ascii="Times New Roman" w:hAnsi="Times New Roman"/>
        </w:rPr>
        <w:t>è</w:t>
      </w:r>
      <w:r w:rsidRPr="003A673C">
        <w:t>tre</w:t>
      </w:r>
      <w:ins w:id="412" w:author="Maxime Escourbiac" w:date="2011-03-14T15:44:00Z">
        <w:r w:rsidR="00407633">
          <w:t>s</w:t>
        </w:r>
      </w:ins>
      <w:r w:rsidRPr="003A673C">
        <w:t xml:space="preserve">. </w:t>
      </w:r>
      <w:r w:rsidRPr="00F16815">
        <w:rPr>
          <w:color w:val="auto"/>
          <w:rPrChange w:id="413" w:author="Maxime Escourbiac" w:date="2011-03-14T19:54:00Z">
            <w:rPr>
              <w:rFonts w:ascii="Cambria" w:hAnsi="Cambria"/>
            </w:rPr>
          </w:rPrChange>
        </w:rPr>
        <w:t xml:space="preserve">Il est possible </w:t>
      </w:r>
      <w:ins w:id="414" w:author="Maxime Escourbiac" w:date="2011-03-14T19:54:00Z">
        <w:r w:rsidR="00F16815" w:rsidRPr="00F16815">
          <w:rPr>
            <w:color w:val="auto"/>
            <w:rPrChange w:id="415" w:author="Maxime Escourbiac" w:date="2011-03-14T19:54:00Z">
              <w:rPr>
                <w:rFonts w:ascii="Cambria" w:hAnsi="Cambria"/>
                <w:color w:val="C0504D" w:themeColor="accent2"/>
              </w:rPr>
            </w:rPrChange>
          </w:rPr>
          <w:t xml:space="preserve">ainsi </w:t>
        </w:r>
      </w:ins>
      <w:r w:rsidRPr="00F16815">
        <w:rPr>
          <w:color w:val="auto"/>
          <w:rPrChange w:id="416" w:author="Maxime Escourbiac" w:date="2011-03-14T19:54:00Z">
            <w:rPr>
              <w:rFonts w:ascii="Cambria" w:hAnsi="Cambria"/>
            </w:rPr>
          </w:rPrChange>
        </w:rPr>
        <w:t xml:space="preserve">de choisir </w:t>
      </w:r>
      <w:ins w:id="417" w:author="Maxime Escourbiac" w:date="2011-03-14T19:54:00Z">
        <w:r w:rsidR="00F16815" w:rsidRPr="00F16815">
          <w:rPr>
            <w:color w:val="auto"/>
            <w:rPrChange w:id="418" w:author="Maxime Escourbiac" w:date="2011-03-14T19:54:00Z">
              <w:rPr>
                <w:rFonts w:ascii="Cambria" w:hAnsi="Cambria"/>
                <w:color w:val="C0504D" w:themeColor="accent2"/>
              </w:rPr>
            </w:rPrChange>
          </w:rPr>
          <w:t>s</w:t>
        </w:r>
      </w:ins>
      <w:del w:id="419" w:author="Maxime Escourbiac" w:date="2011-03-14T19:54:00Z">
        <w:r w:rsidRPr="00F16815" w:rsidDel="00F16815">
          <w:rPr>
            <w:color w:val="auto"/>
            <w:rPrChange w:id="420" w:author="Maxime Escourbiac" w:date="2011-03-14T19:54:00Z">
              <w:rPr>
                <w:rFonts w:ascii="Cambria" w:hAnsi="Cambria"/>
              </w:rPr>
            </w:rPrChange>
          </w:rPr>
          <w:delText>l</w:delText>
        </w:r>
      </w:del>
      <w:r w:rsidRPr="00F16815">
        <w:rPr>
          <w:color w:val="auto"/>
          <w:rPrChange w:id="421" w:author="Maxime Escourbiac" w:date="2011-03-14T19:54:00Z">
            <w:rPr>
              <w:rFonts w:ascii="Cambria" w:hAnsi="Cambria"/>
            </w:rPr>
          </w:rPrChange>
        </w:rPr>
        <w:t>a visibilit</w:t>
      </w:r>
      <w:r w:rsidRPr="00F16815">
        <w:rPr>
          <w:rFonts w:ascii="Times New Roman" w:hAnsi="Times New Roman"/>
          <w:color w:val="auto"/>
          <w:rPrChange w:id="422" w:author="Maxime Escourbiac" w:date="2011-03-14T19:54:00Z">
            <w:rPr>
              <w:rFonts w:ascii="Times New Roman" w:hAnsi="Times New Roman"/>
            </w:rPr>
          </w:rPrChange>
        </w:rPr>
        <w:t>é</w:t>
      </w:r>
      <w:r w:rsidRPr="00F16815">
        <w:rPr>
          <w:color w:val="auto"/>
          <w:rPrChange w:id="423" w:author="Maxime Escourbiac" w:date="2011-03-14T19:54:00Z">
            <w:rPr>
              <w:rFonts w:ascii="Cambria" w:hAnsi="Cambria"/>
            </w:rPr>
          </w:rPrChange>
        </w:rPr>
        <w:t>.</w:t>
      </w:r>
    </w:p>
    <w:p w14:paraId="1F83D4ED" w14:textId="17B1655B" w:rsidR="005F3EA9" w:rsidRPr="003A673C" w:rsidRDefault="005F3EA9" w:rsidP="002561A4">
      <w:pPr>
        <w:pStyle w:val="NoSpacing"/>
        <w:jc w:val="both"/>
      </w:pPr>
      <w:r w:rsidRPr="003A673C">
        <w:t>Les 3 ic</w:t>
      </w:r>
      <w:r w:rsidRPr="003A673C">
        <w:rPr>
          <w:rFonts w:ascii="Times New Roman" w:hAnsi="Times New Roman"/>
        </w:rPr>
        <w:t>ô</w:t>
      </w:r>
      <w:r w:rsidRPr="003A673C">
        <w:t>nes suivantes permettent de cr</w:t>
      </w:r>
      <w:r w:rsidRPr="003A673C">
        <w:rPr>
          <w:rFonts w:ascii="Times New Roman" w:hAnsi="Times New Roman"/>
        </w:rPr>
        <w:t>é</w:t>
      </w:r>
      <w:r w:rsidRPr="003A673C">
        <w:t>er des relations, des agr</w:t>
      </w:r>
      <w:r w:rsidRPr="003A673C">
        <w:rPr>
          <w:rFonts w:ascii="Times New Roman" w:hAnsi="Times New Roman"/>
        </w:rPr>
        <w:t>é</w:t>
      </w:r>
      <w:r w:rsidRPr="003A673C">
        <w:t>gati</w:t>
      </w:r>
      <w:r w:rsidR="00C95C9A">
        <w:t>ons ou des compositions. Pour</w:t>
      </w:r>
      <w:r w:rsidRPr="003A673C">
        <w:t xml:space="preserve"> cr</w:t>
      </w:r>
      <w:r w:rsidRPr="003A673C">
        <w:rPr>
          <w:rFonts w:ascii="Times New Roman" w:hAnsi="Times New Roman"/>
        </w:rPr>
        <w:t>é</w:t>
      </w:r>
      <w:r w:rsidRPr="003A673C">
        <w:t>er</w:t>
      </w:r>
      <w:r w:rsidR="00C95C9A">
        <w:t xml:space="preserve"> un de ces éléments</w:t>
      </w:r>
      <w:r w:rsidRPr="003A673C">
        <w:t>, il suffit de relier deux classes e</w:t>
      </w:r>
      <w:ins w:id="424" w:author="Maxime Escourbiac" w:date="2011-03-14T15:44:00Z">
        <w:r w:rsidR="00407633">
          <w:t>ntre</w:t>
        </w:r>
      </w:ins>
      <w:del w:id="425" w:author="Maxime Escourbiac" w:date="2011-03-14T15:44:00Z">
        <w:r w:rsidRPr="003A673C" w:rsidDel="00407633">
          <w:delText>n</w:delText>
        </w:r>
      </w:del>
      <w:r w:rsidRPr="003A673C">
        <w:t xml:space="preserve"> elles. (On verra comment les r</w:t>
      </w:r>
      <w:r w:rsidRPr="003A673C">
        <w:rPr>
          <w:rFonts w:ascii="Times New Roman" w:hAnsi="Times New Roman"/>
        </w:rPr>
        <w:t>é</w:t>
      </w:r>
      <w:r w:rsidRPr="003A673C">
        <w:t>aliser ci-dessous.)</w:t>
      </w:r>
    </w:p>
    <w:p w14:paraId="1F8C4132" w14:textId="77777777" w:rsidR="005F3EA9" w:rsidRPr="003A673C" w:rsidRDefault="005F3EA9" w:rsidP="002561A4">
      <w:pPr>
        <w:pStyle w:val="NoSpacing"/>
        <w:jc w:val="both"/>
      </w:pPr>
      <w:r w:rsidRPr="003A673C">
        <w:t>La neuvi</w:t>
      </w:r>
      <w:r w:rsidRPr="003A673C">
        <w:rPr>
          <w:rFonts w:ascii="Times New Roman" w:hAnsi="Times New Roman"/>
        </w:rPr>
        <w:t>è</w:t>
      </w:r>
      <w:r w:rsidRPr="003A673C">
        <w:t>me permet de sp</w:t>
      </w:r>
      <w:r w:rsidRPr="003A673C">
        <w:rPr>
          <w:rFonts w:ascii="Times New Roman" w:hAnsi="Times New Roman"/>
        </w:rPr>
        <w:t>é</w:t>
      </w:r>
      <w:r w:rsidRPr="003A673C">
        <w:t>cifier une sp</w:t>
      </w:r>
      <w:r w:rsidRPr="003A673C">
        <w:rPr>
          <w:rFonts w:ascii="Times New Roman" w:hAnsi="Times New Roman"/>
        </w:rPr>
        <w:t>é</w:t>
      </w:r>
      <w:r w:rsidRPr="003A673C">
        <w:t>cialisation d’une classe.</w:t>
      </w:r>
    </w:p>
    <w:p w14:paraId="62ADDE5F" w14:textId="77777777" w:rsidR="00D102BD" w:rsidRPr="003A673C" w:rsidRDefault="005F3EA9" w:rsidP="002561A4">
      <w:pPr>
        <w:pStyle w:val="NoSpacing"/>
        <w:jc w:val="both"/>
      </w:pPr>
      <w:r w:rsidRPr="003A673C">
        <w:t>La dixi</w:t>
      </w:r>
      <w:r w:rsidRPr="003A673C">
        <w:rPr>
          <w:rFonts w:ascii="Times New Roman" w:hAnsi="Times New Roman"/>
        </w:rPr>
        <w:t>è</w:t>
      </w:r>
      <w:r w:rsidRPr="003A673C">
        <w:t>me permet de cr</w:t>
      </w:r>
      <w:r w:rsidRPr="003A673C">
        <w:rPr>
          <w:rFonts w:ascii="Times New Roman" w:hAnsi="Times New Roman"/>
        </w:rPr>
        <w:t>é</w:t>
      </w:r>
      <w:r w:rsidRPr="003A673C">
        <w:t>er des interfaces.</w:t>
      </w:r>
    </w:p>
    <w:p w14:paraId="4338E017" w14:textId="77777777" w:rsidR="005F3EA9" w:rsidRPr="003A673C" w:rsidRDefault="005F3EA9" w:rsidP="002561A4">
      <w:pPr>
        <w:pStyle w:val="NoSpacing"/>
        <w:jc w:val="both"/>
      </w:pPr>
      <w:r w:rsidRPr="003A673C">
        <w:t>La seizi</w:t>
      </w:r>
      <w:r w:rsidRPr="003A673C">
        <w:rPr>
          <w:rFonts w:ascii="Times New Roman" w:hAnsi="Times New Roman"/>
        </w:rPr>
        <w:t>è</w:t>
      </w:r>
      <w:r w:rsidRPr="003A673C">
        <w:t>me permet la cr</w:t>
      </w:r>
      <w:r w:rsidRPr="003A673C">
        <w:rPr>
          <w:rFonts w:ascii="Times New Roman" w:hAnsi="Times New Roman"/>
        </w:rPr>
        <w:t>é</w:t>
      </w:r>
      <w:r w:rsidRPr="003A673C">
        <w:t>ation de nouveau type de donn</w:t>
      </w:r>
      <w:r w:rsidRPr="003A673C">
        <w:rPr>
          <w:rFonts w:ascii="Times New Roman" w:hAnsi="Times New Roman"/>
        </w:rPr>
        <w:t>é</w:t>
      </w:r>
      <w:r w:rsidRPr="003A673C">
        <w:t>es.</w:t>
      </w:r>
    </w:p>
    <w:p w14:paraId="77F9BCAD" w14:textId="77777777" w:rsidR="005F3EA9" w:rsidRPr="003A673C" w:rsidRDefault="005F3EA9" w:rsidP="002561A4">
      <w:pPr>
        <w:pStyle w:val="NoSpacing"/>
        <w:jc w:val="both"/>
      </w:pPr>
      <w:r w:rsidRPr="003A673C">
        <w:t>Et les commentaires sont g</w:t>
      </w:r>
      <w:r w:rsidRPr="003A673C">
        <w:rPr>
          <w:rFonts w:ascii="Times New Roman" w:hAnsi="Times New Roman"/>
        </w:rPr>
        <w:t>é</w:t>
      </w:r>
      <w:r w:rsidRPr="003A673C">
        <w:t>r</w:t>
      </w:r>
      <w:r w:rsidRPr="003A673C">
        <w:rPr>
          <w:rFonts w:ascii="Times New Roman" w:hAnsi="Times New Roman"/>
        </w:rPr>
        <w:t>é</w:t>
      </w:r>
      <w:r w:rsidRPr="003A673C">
        <w:t>s par les 3 derni</w:t>
      </w:r>
      <w:r w:rsidRPr="003A673C">
        <w:rPr>
          <w:rFonts w:ascii="Times New Roman" w:hAnsi="Times New Roman"/>
        </w:rPr>
        <w:t>è</w:t>
      </w:r>
      <w:r w:rsidRPr="003A673C">
        <w:t>res ic</w:t>
      </w:r>
      <w:r w:rsidRPr="003A673C">
        <w:rPr>
          <w:rFonts w:ascii="Times New Roman" w:hAnsi="Times New Roman"/>
        </w:rPr>
        <w:t>ô</w:t>
      </w:r>
      <w:r w:rsidRPr="003A673C">
        <w:t>nes.</w:t>
      </w:r>
    </w:p>
    <w:p w14:paraId="42C82F62" w14:textId="4B3E4E32" w:rsidR="005F3EA9" w:rsidRPr="003A673C" w:rsidRDefault="005F3EA9" w:rsidP="002561A4">
      <w:pPr>
        <w:pStyle w:val="NoSpacing"/>
        <w:jc w:val="both"/>
      </w:pPr>
      <w:r w:rsidRPr="003A673C">
        <w:t>Pour relier les classes entre elle</w:t>
      </w:r>
      <w:ins w:id="426" w:author="Maxime Escourbiac" w:date="2011-03-14T15:45:00Z">
        <w:r w:rsidR="00407633">
          <w:t>s</w:t>
        </w:r>
      </w:ins>
      <w:r w:rsidRPr="003A673C">
        <w:t>, il suffit de cliquer sur l’ic</w:t>
      </w:r>
      <w:r w:rsidRPr="003A673C">
        <w:rPr>
          <w:rFonts w:ascii="Times New Roman" w:hAnsi="Times New Roman"/>
        </w:rPr>
        <w:t>ô</w:t>
      </w:r>
      <w:r w:rsidRPr="003A673C">
        <w:t>ne de la relation choisie, et de relier les deux classes entre elle</w:t>
      </w:r>
      <w:ins w:id="427" w:author="Maxime Escourbiac" w:date="2011-03-14T15:45:00Z">
        <w:r w:rsidR="00407633">
          <w:t>s</w:t>
        </w:r>
      </w:ins>
      <w:r w:rsidRPr="003A673C">
        <w:t>. On peut donc ajouter une relation, une composition, une agr</w:t>
      </w:r>
      <w:r w:rsidRPr="003A673C">
        <w:rPr>
          <w:rFonts w:ascii="Times New Roman" w:hAnsi="Times New Roman"/>
        </w:rPr>
        <w:t>é</w:t>
      </w:r>
      <w:r w:rsidRPr="003A673C">
        <w:t>gation ou encore une sp</w:t>
      </w:r>
      <w:r w:rsidRPr="003A673C">
        <w:rPr>
          <w:rFonts w:ascii="Times New Roman" w:hAnsi="Times New Roman"/>
        </w:rPr>
        <w:t>é</w:t>
      </w:r>
      <w:r w:rsidRPr="003A673C">
        <w:t>cification.</w:t>
      </w:r>
    </w:p>
    <w:p w14:paraId="14CEAA3B" w14:textId="346B5753" w:rsidR="005F3EA9" w:rsidRDefault="00C95C9A"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r>
        <w:rPr>
          <w:noProof/>
          <w:lang w:val="en-US" w:eastAsia="en-US"/>
        </w:rPr>
        <w:drawing>
          <wp:anchor distT="152400" distB="152400" distL="152400" distR="152400" simplePos="0" relativeHeight="251674624" behindDoc="0" locked="0" layoutInCell="1" allowOverlap="1" wp14:anchorId="09CF33AB" wp14:editId="1501E00D">
            <wp:simplePos x="0" y="0"/>
            <wp:positionH relativeFrom="page">
              <wp:posOffset>2777490</wp:posOffset>
            </wp:positionH>
            <wp:positionV relativeFrom="page">
              <wp:posOffset>6892290</wp:posOffset>
            </wp:positionV>
            <wp:extent cx="1828800" cy="1863090"/>
            <wp:effectExtent l="0" t="0" r="0" b="0"/>
            <wp:wrapThrough wrapText="bothSides">
              <wp:wrapPolygon edited="0">
                <wp:start x="0" y="0"/>
                <wp:lineTo x="0" y="21202"/>
                <wp:lineTo x="21300" y="21202"/>
                <wp:lineTo x="21300" y="0"/>
                <wp:lineTo x="0" y="0"/>
              </wp:wrapPolygon>
            </wp:wrapThrough>
            <wp:docPr id="2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554ED" w14:textId="3FC99BD0"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6577EA7A"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446B371E"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602E49D8"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6AD3DC67" w14:textId="4C0E168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15EE2B9B" w14:textId="5932E904" w:rsidR="005F3EA9" w:rsidRDefault="003A673C"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r>
        <w:rPr>
          <w:noProof/>
          <w:lang w:val="en-US" w:eastAsia="en-US"/>
        </w:rPr>
        <mc:AlternateContent>
          <mc:Choice Requires="wps">
            <w:drawing>
              <wp:anchor distT="152400" distB="152400" distL="152400" distR="152400" simplePos="0" relativeHeight="251675648" behindDoc="0" locked="0" layoutInCell="1" allowOverlap="1" wp14:anchorId="6025835C" wp14:editId="1BBB9186">
                <wp:simplePos x="0" y="0"/>
                <wp:positionH relativeFrom="page">
                  <wp:posOffset>2548890</wp:posOffset>
                </wp:positionH>
                <wp:positionV relativeFrom="page">
                  <wp:posOffset>8721090</wp:posOffset>
                </wp:positionV>
                <wp:extent cx="2527300" cy="203200"/>
                <wp:effectExtent l="0" t="0" r="12700" b="0"/>
                <wp:wrapSquare wrapText="bothSides"/>
                <wp:docPr id="2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2507954" w14:textId="227C2A6A" w:rsidR="00031A40" w:rsidRDefault="00031A40" w:rsidP="005F3EA9">
                            <w:pPr>
                              <w:pStyle w:val="Formatlibre"/>
                              <w:tabs>
                                <w:tab w:val="left" w:pos="567"/>
                                <w:tab w:val="left" w:pos="1134"/>
                                <w:tab w:val="left" w:pos="1701"/>
                                <w:tab w:val="left" w:pos="2268"/>
                                <w:tab w:val="left" w:pos="2835"/>
                                <w:tab w:val="left" w:pos="3402"/>
                                <w:tab w:val="left" w:pos="3969"/>
                              </w:tabs>
                              <w:rPr>
                                <w:rFonts w:ascii="Times New Roman" w:eastAsia="Times New Roman" w:hAnsi="Times New Roman"/>
                                <w:color w:val="auto"/>
                                <w:sz w:val="20"/>
                                <w:lang w:bidi="x-none"/>
                              </w:rPr>
                            </w:pPr>
                            <w:proofErr w:type="spellStart"/>
                            <w:proofErr w:type="gramStart"/>
                            <w:r>
                              <w:t>fig</w:t>
                            </w:r>
                            <w:proofErr w:type="spellEnd"/>
                            <w:proofErr w:type="gramEnd"/>
                            <w:r>
                              <w:t xml:space="preserve"> 8 : Création d’association entre les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6" style="position:absolute;margin-left:200.7pt;margin-top:686.7pt;width:199pt;height:16pt;z-index:25167564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" filled="f" stroked="f" strokeweight="1pt">
                <v:path arrowok="t"/>
                <v:textbox inset="0,0,0,0">
                  <w:txbxContent>
                    <w:p w14:paraId="12507954" w14:textId="227C2A6A" w:rsidR="00031A40" w:rsidRDefault="00031A40" w:rsidP="005F3EA9">
                      <w:pPr>
                        <w:pStyle w:val="Formatlibre"/>
                        <w:tabs>
                          <w:tab w:val="left" w:pos="567"/>
                          <w:tab w:val="left" w:pos="1134"/>
                          <w:tab w:val="left" w:pos="1701"/>
                          <w:tab w:val="left" w:pos="2268"/>
                          <w:tab w:val="left" w:pos="2835"/>
                          <w:tab w:val="left" w:pos="3402"/>
                          <w:tab w:val="left" w:pos="3969"/>
                        </w:tabs>
                        <w:rPr>
                          <w:rFonts w:ascii="Times New Roman" w:eastAsia="Times New Roman" w:hAnsi="Times New Roman"/>
                          <w:color w:val="auto"/>
                          <w:sz w:val="20"/>
                          <w:lang w:bidi="x-none"/>
                        </w:rPr>
                      </w:pPr>
                      <w:r>
                        <w:t>fig 8 : Création d’association entre les classes</w:t>
                      </w:r>
                    </w:p>
                  </w:txbxContent>
                </v:textbox>
                <w10:wrap type="square" anchorx="page" anchory="page"/>
              </v:rect>
            </w:pict>
          </mc:Fallback>
        </mc:AlternateContent>
      </w:r>
    </w:p>
    <w:p w14:paraId="6D0B8A29"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1073DA9C" w14:textId="77777777" w:rsidR="00085940" w:rsidRDefault="00085940" w:rsidP="003A673C">
      <w:pPr>
        <w:pStyle w:val="NoSpacing"/>
      </w:pPr>
    </w:p>
    <w:p w14:paraId="47964BB1" w14:textId="77777777" w:rsidR="00085940" w:rsidRDefault="00085940" w:rsidP="003A673C">
      <w:pPr>
        <w:pStyle w:val="NoSpacing"/>
      </w:pPr>
    </w:p>
    <w:p w14:paraId="6EC03137" w14:textId="01BF8818" w:rsidR="005F3EA9" w:rsidRDefault="005F3EA9" w:rsidP="003A673C">
      <w:pPr>
        <w:pStyle w:val="NoSpacing"/>
      </w:pPr>
      <w:r>
        <w:lastRenderedPageBreak/>
        <w:t>On peut aussi créer une association ternaire, il faut créer d'abord une relation, puis relier la 3ème classe avec la relation. Un losange se forme. On peut rajouter ainsi d'autres classes.</w:t>
      </w:r>
    </w:p>
    <w:p w14:paraId="5E2D0197" w14:textId="2BD4B1B9" w:rsidR="005F3EA9" w:rsidRDefault="00085940"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r>
        <w:rPr>
          <w:noProof/>
          <w:lang w:val="en-US" w:eastAsia="en-US"/>
        </w:rPr>
        <w:drawing>
          <wp:anchor distT="152400" distB="152400" distL="152400" distR="152400" simplePos="0" relativeHeight="251676672" behindDoc="0" locked="0" layoutInCell="1" allowOverlap="1" wp14:anchorId="0C91BA28" wp14:editId="3C5AD2CE">
            <wp:simplePos x="0" y="0"/>
            <wp:positionH relativeFrom="page">
              <wp:posOffset>2091690</wp:posOffset>
            </wp:positionH>
            <wp:positionV relativeFrom="page">
              <wp:posOffset>1177290</wp:posOffset>
            </wp:positionV>
            <wp:extent cx="3044190" cy="1600200"/>
            <wp:effectExtent l="0" t="0" r="3810" b="0"/>
            <wp:wrapThrough wrapText="bothSides">
              <wp:wrapPolygon edited="0">
                <wp:start x="0" y="0"/>
                <wp:lineTo x="0" y="21257"/>
                <wp:lineTo x="21447" y="21257"/>
                <wp:lineTo x="21447" y="0"/>
                <wp:lineTo x="0" y="0"/>
              </wp:wrapPolygon>
            </wp:wrapThrough>
            <wp:docPr id="2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419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2EC5F" w14:textId="74C13D65"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2852F5A5"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11A67B9C"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3AE0B9C8"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5A440AA4" w14:textId="759F4F33" w:rsidR="005F3EA9" w:rsidRDefault="00085940"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r>
        <w:rPr>
          <w:noProof/>
          <w:lang w:val="en-US" w:eastAsia="en-US"/>
        </w:rPr>
        <mc:AlternateContent>
          <mc:Choice Requires="wps">
            <w:drawing>
              <wp:anchor distT="152400" distB="152400" distL="152400" distR="152400" simplePos="0" relativeHeight="251677696" behindDoc="0" locked="0" layoutInCell="1" allowOverlap="1" wp14:anchorId="72F24788" wp14:editId="67B65F2A">
                <wp:simplePos x="0" y="0"/>
                <wp:positionH relativeFrom="page">
                  <wp:posOffset>2777490</wp:posOffset>
                </wp:positionH>
                <wp:positionV relativeFrom="page">
                  <wp:posOffset>2777490</wp:posOffset>
                </wp:positionV>
                <wp:extent cx="1600200" cy="228600"/>
                <wp:effectExtent l="0" t="0" r="0" b="0"/>
                <wp:wrapSquare wrapText="bothSides"/>
                <wp:docPr id="2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97F5C9F" w14:textId="5C95F24A" w:rsidR="00031A40" w:rsidRDefault="00031A40" w:rsidP="009B01A6">
                            <w:pPr>
                              <w:pStyle w:val="Formatlibre"/>
                              <w:tabs>
                                <w:tab w:val="left" w:pos="567"/>
                                <w:tab w:val="left" w:pos="1134"/>
                                <w:tab w:val="left" w:pos="1701"/>
                                <w:tab w:val="left" w:pos="2268"/>
                                <w:tab w:val="left" w:pos="2835"/>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9 : Les associations ternaires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7" style="position:absolute;margin-left:218.7pt;margin-top:218.7pt;width:126pt;height:18pt;z-index:25167769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" filled="f" stroked="f" strokeweight="1pt">
                <v:path arrowok="t"/>
                <v:textbox inset="0,0,0,0">
                  <w:txbxContent>
                    <w:p w14:paraId="497F5C9F" w14:textId="5C95F24A" w:rsidR="00031A40" w:rsidRDefault="00031A40" w:rsidP="009B01A6">
                      <w:pPr>
                        <w:pStyle w:val="Formatlibre"/>
                        <w:tabs>
                          <w:tab w:val="left" w:pos="567"/>
                          <w:tab w:val="left" w:pos="1134"/>
                          <w:tab w:val="left" w:pos="1701"/>
                          <w:tab w:val="left" w:pos="2268"/>
                          <w:tab w:val="left" w:pos="2835"/>
                        </w:tabs>
                        <w:jc w:val="center"/>
                        <w:rPr>
                          <w:rFonts w:ascii="Times New Roman" w:eastAsia="Times New Roman" w:hAnsi="Times New Roman"/>
                          <w:color w:val="auto"/>
                          <w:sz w:val="20"/>
                          <w:lang w:bidi="x-none"/>
                        </w:rPr>
                      </w:pPr>
                      <w:r>
                        <w:t>fig 9 : Les associations ternaires</w:t>
                      </w:r>
                    </w:p>
                  </w:txbxContent>
                </v:textbox>
                <w10:wrap type="square" anchorx="page" anchory="page"/>
              </v:rect>
            </w:pict>
          </mc:Fallback>
        </mc:AlternateContent>
      </w:r>
    </w:p>
    <w:p w14:paraId="7F591F60" w14:textId="079B8DE5"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7F7CE8CE" w14:textId="65B7D758" w:rsidR="00285B0C" w:rsidRPr="00285B0C" w:rsidRDefault="00C95C9A" w:rsidP="009B01A6">
      <w:pPr>
        <w:pStyle w:val="Heading3"/>
      </w:pPr>
      <w:r>
        <w:tab/>
      </w:r>
      <w:r w:rsidRPr="00C95C9A">
        <w:t>2.1-Propriétés:</w:t>
      </w:r>
      <w:r w:rsidR="009B01A6">
        <w:br/>
      </w:r>
    </w:p>
    <w:p w14:paraId="6B8EC1AB" w14:textId="2147A18D" w:rsidR="005F3EA9" w:rsidRDefault="00C95C9A" w:rsidP="009B01A6">
      <w:pPr>
        <w:pStyle w:val="NoSpacing"/>
        <w:jc w:val="both"/>
      </w:pPr>
      <w:r>
        <w:rPr>
          <w:noProof/>
          <w:lang w:val="en-US"/>
        </w:rPr>
        <w:drawing>
          <wp:anchor distT="152400" distB="152400" distL="152400" distR="152400" simplePos="0" relativeHeight="251678720" behindDoc="0" locked="0" layoutInCell="1" allowOverlap="1" wp14:anchorId="544EEBF1" wp14:editId="6513A0B8">
            <wp:simplePos x="0" y="0"/>
            <wp:positionH relativeFrom="page">
              <wp:posOffset>720090</wp:posOffset>
            </wp:positionH>
            <wp:positionV relativeFrom="page">
              <wp:posOffset>4606290</wp:posOffset>
            </wp:positionV>
            <wp:extent cx="6332220" cy="1778000"/>
            <wp:effectExtent l="0" t="0" r="0" b="0"/>
            <wp:wrapThrough wrapText="bothSides">
              <wp:wrapPolygon edited="0">
                <wp:start x="0" y="0"/>
                <wp:lineTo x="0" y="21291"/>
                <wp:lineTo x="21487" y="21291"/>
                <wp:lineTo x="21487"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177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3EA9">
        <w:t xml:space="preserve">Chaque type d’élément (classe, association, </w:t>
      </w:r>
      <w:proofErr w:type="spellStart"/>
      <w:r w:rsidR="002C0708">
        <w:t>etc</w:t>
      </w:r>
      <w:proofErr w:type="spellEnd"/>
      <w:r w:rsidR="002C0708">
        <w:t>.</w:t>
      </w:r>
      <w:r w:rsidR="005F3EA9">
        <w:t xml:space="preserve">..)  </w:t>
      </w:r>
      <w:del w:id="428" w:author="Maxime Escourbiac" w:date="2011-03-14T19:55:00Z">
        <w:r w:rsidR="005F3EA9" w:rsidDel="00F16815">
          <w:delText>poss</w:delText>
        </w:r>
      </w:del>
      <w:del w:id="429" w:author="Maxime Escourbiac" w:date="2011-03-14T15:46:00Z">
        <w:r w:rsidR="005F3EA9" w:rsidDel="00407633">
          <w:delText>è</w:delText>
        </w:r>
      </w:del>
      <w:del w:id="430" w:author="Maxime Escourbiac" w:date="2011-03-14T19:55:00Z">
        <w:r w:rsidR="005F3EA9" w:rsidDel="00F16815">
          <w:delText>de</w:delText>
        </w:r>
      </w:del>
      <w:proofErr w:type="gramStart"/>
      <w:ins w:id="431" w:author="Maxime Escourbiac" w:date="2011-03-14T19:55:00Z">
        <w:r w:rsidR="00F16815">
          <w:t>possède</w:t>
        </w:r>
      </w:ins>
      <w:proofErr w:type="gramEnd"/>
      <w:del w:id="432" w:author="Maxime Escourbiac" w:date="2011-03-14T15:46:00Z">
        <w:r w:rsidR="003A673C" w:rsidDel="00407633">
          <w:delText>nt</w:delText>
        </w:r>
      </w:del>
      <w:r w:rsidR="005F3EA9">
        <w:t xml:space="preserve"> ses attributs propres. Ils peuvent être modifiés en cliquant sur l’élément voulu. Les différentes propriétés s’affichent alors dans la fenêtre en dessous. Par exemple, pour une classe, on peut choisir la visibilité, les attributs, les opérations et le nom de la classe.</w:t>
      </w:r>
    </w:p>
    <w:p w14:paraId="5EA8BBC0" w14:textId="7E8F3B06" w:rsidR="005F3EA9" w:rsidRDefault="00285B0C" w:rsidP="003A673C">
      <w:pPr>
        <w:pStyle w:val="NoSpacing"/>
      </w:pPr>
      <w:r>
        <w:rPr>
          <w:noProof/>
          <w:lang w:val="en-US"/>
        </w:rPr>
        <mc:AlternateContent>
          <mc:Choice Requires="wps">
            <w:drawing>
              <wp:anchor distT="152400" distB="152400" distL="152400" distR="152400" simplePos="0" relativeHeight="251720704" behindDoc="0" locked="0" layoutInCell="1" allowOverlap="1" wp14:anchorId="1C0858D1" wp14:editId="3C0AA52B">
                <wp:simplePos x="0" y="0"/>
                <wp:positionH relativeFrom="page">
                  <wp:posOffset>3006090</wp:posOffset>
                </wp:positionH>
                <wp:positionV relativeFrom="page">
                  <wp:posOffset>6435090</wp:posOffset>
                </wp:positionV>
                <wp:extent cx="1828800" cy="228600"/>
                <wp:effectExtent l="0" t="0" r="0" b="0"/>
                <wp:wrapSquare wrapText="bothSides"/>
                <wp:docPr id="5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8443C63" w14:textId="632286B0" w:rsidR="00031A40" w:rsidRDefault="00031A40" w:rsidP="009B01A6">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10 : onglet propriétés d’</w:t>
                            </w:r>
                            <w:proofErr w:type="spellStart"/>
                            <w:r>
                              <w:t>argoUML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8" style="position:absolute;margin-left:236.7pt;margin-top:506.7pt;width:2in;height:18pt;z-index:251720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" filled="f" stroked="f" strokeweight="1pt">
                <v:path arrowok="t"/>
                <v:textbox inset="0,0,0,0">
                  <w:txbxContent>
                    <w:p w14:paraId="18443C63" w14:textId="632286B0" w:rsidR="00031A40" w:rsidRDefault="00031A40" w:rsidP="009B01A6">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r>
                        <w:t>fig 10 : onglet propriétés d’argoUML</w:t>
                      </w:r>
                    </w:p>
                  </w:txbxContent>
                </v:textbox>
                <w10:wrap type="square" anchorx="page" anchory="page"/>
              </v:rect>
            </w:pict>
          </mc:Fallback>
        </mc:AlternateContent>
      </w:r>
      <w:r w:rsidR="005F3EA9">
        <w:t xml:space="preserve"> </w:t>
      </w:r>
    </w:p>
    <w:p w14:paraId="20CC2741" w14:textId="77777777" w:rsidR="004A2E33" w:rsidRDefault="004A2E33" w:rsidP="003A673C">
      <w:pPr>
        <w:pStyle w:val="NoSpacing"/>
      </w:pPr>
    </w:p>
    <w:p w14:paraId="114992D7" w14:textId="77777777" w:rsidR="009B01A6" w:rsidRDefault="009B01A6" w:rsidP="003A673C">
      <w:pPr>
        <w:pStyle w:val="NoSpacing"/>
      </w:pPr>
    </w:p>
    <w:p w14:paraId="638A3A1D" w14:textId="231B075D" w:rsidR="005F3EA9" w:rsidRPr="009353DD" w:rsidRDefault="005F3EA9" w:rsidP="009B01A6">
      <w:pPr>
        <w:pStyle w:val="NoSpacing"/>
        <w:jc w:val="both"/>
        <w:rPr>
          <w:color w:val="auto"/>
          <w:rPrChange w:id="433" w:author="Maxime Escourbiac" w:date="2011-03-14T19:57:00Z">
            <w:rPr/>
          </w:rPrChange>
        </w:rPr>
      </w:pPr>
      <w:r>
        <w:t xml:space="preserve">La documentation peut être ajoutée/modifiée dans l’onglet « Documentation » </w:t>
      </w:r>
      <w:r w:rsidRPr="009353DD">
        <w:rPr>
          <w:color w:val="auto"/>
          <w:rPrChange w:id="434" w:author="Maxime Escourbiac" w:date="2011-03-14T19:57:00Z">
            <w:rPr>
              <w:rFonts w:ascii="Cambria" w:hAnsi="Cambria"/>
            </w:rPr>
          </w:rPrChange>
        </w:rPr>
        <w:t xml:space="preserve">de façon analogue  </w:t>
      </w:r>
      <w:del w:id="435" w:author="Maxime Escourbiac" w:date="2011-03-14T19:57:00Z">
        <w:r w:rsidRPr="009353DD" w:rsidDel="009353DD">
          <w:rPr>
            <w:color w:val="auto"/>
            <w:rPrChange w:id="436" w:author="Maxime Escourbiac" w:date="2011-03-14T19:57:00Z">
              <w:rPr>
                <w:rFonts w:ascii="Cambria" w:hAnsi="Cambria"/>
              </w:rPr>
            </w:rPrChange>
          </w:rPr>
          <w:delText>que les</w:delText>
        </w:r>
      </w:del>
      <w:ins w:id="437" w:author="Maxime Escourbiac" w:date="2011-03-14T19:57:00Z">
        <w:r w:rsidR="009353DD" w:rsidRPr="009353DD">
          <w:rPr>
            <w:color w:val="auto"/>
            <w:rPrChange w:id="438" w:author="Maxime Escourbiac" w:date="2011-03-14T19:57:00Z">
              <w:rPr>
                <w:rFonts w:ascii="Cambria" w:hAnsi="Cambria"/>
                <w:color w:val="C0504D" w:themeColor="accent2"/>
              </w:rPr>
            </w:rPrChange>
          </w:rPr>
          <w:t>à l’onglet des</w:t>
        </w:r>
      </w:ins>
      <w:r w:rsidRPr="009353DD">
        <w:rPr>
          <w:color w:val="auto"/>
          <w:rPrChange w:id="439" w:author="Maxime Escourbiac" w:date="2011-03-14T19:57:00Z">
            <w:rPr>
              <w:rFonts w:ascii="Cambria" w:hAnsi="Cambria"/>
            </w:rPr>
          </w:rPrChange>
        </w:rPr>
        <w:t xml:space="preserve"> </w:t>
      </w:r>
      <w:r w:rsidR="003A673C" w:rsidRPr="009353DD">
        <w:rPr>
          <w:color w:val="auto"/>
          <w:rPrChange w:id="440" w:author="Maxime Escourbiac" w:date="2011-03-14T19:57:00Z">
            <w:rPr>
              <w:rFonts w:ascii="Cambria" w:hAnsi="Cambria"/>
            </w:rPr>
          </w:rPrChange>
        </w:rPr>
        <w:t>propriétés.</w:t>
      </w:r>
      <w:r w:rsidRPr="009353DD">
        <w:rPr>
          <w:color w:val="auto"/>
          <w:rPrChange w:id="441" w:author="Maxime Escourbiac" w:date="2011-03-14T19:57:00Z">
            <w:rPr>
              <w:rFonts w:ascii="Cambria" w:hAnsi="Cambria"/>
            </w:rPr>
          </w:rPrChange>
        </w:rPr>
        <w:t xml:space="preserve">     </w:t>
      </w:r>
    </w:p>
    <w:p w14:paraId="48E4608C" w14:textId="5DEB0142" w:rsidR="005F3EA9" w:rsidRDefault="009B01A6" w:rsidP="009B01A6">
      <w:pPr>
        <w:pStyle w:val="NoSpacing"/>
        <w:jc w:val="both"/>
      </w:pPr>
      <w:r>
        <w:rPr>
          <w:noProof/>
          <w:lang w:val="en-US"/>
        </w:rPr>
        <mc:AlternateContent>
          <mc:Choice Requires="wps">
            <w:drawing>
              <wp:anchor distT="152400" distB="152400" distL="152400" distR="152400" simplePos="0" relativeHeight="251722752" behindDoc="0" locked="0" layoutInCell="1" allowOverlap="1" wp14:anchorId="4C8777E5" wp14:editId="57FEA43C">
                <wp:simplePos x="0" y="0"/>
                <wp:positionH relativeFrom="page">
                  <wp:posOffset>2777490</wp:posOffset>
                </wp:positionH>
                <wp:positionV relativeFrom="page">
                  <wp:posOffset>9635490</wp:posOffset>
                </wp:positionV>
                <wp:extent cx="2286000" cy="228600"/>
                <wp:effectExtent l="0" t="0" r="0" b="0"/>
                <wp:wrapSquare wrapText="bothSides"/>
                <wp:docPr id="5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A56DA53" w14:textId="667A75D1" w:rsidR="00031A40" w:rsidRDefault="00031A40" w:rsidP="009B01A6">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11 : onglet documentation d’</w:t>
                            </w:r>
                            <w:proofErr w:type="spellStart"/>
                            <w:r>
                              <w:t>argoUML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9" style="position:absolute;left:0;text-align:left;margin-left:218.7pt;margin-top:758.7pt;width:180pt;height:18pt;z-index:25172275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" filled="f" stroked="f" strokeweight="1pt">
                <v:path arrowok="t"/>
                <v:textbox inset="0,0,0,0">
                  <w:txbxContent>
                    <w:p w14:paraId="1A56DA53" w14:textId="667A75D1" w:rsidR="00031A40" w:rsidRDefault="00031A40" w:rsidP="009B01A6">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r>
                        <w:t>fig 11 : onglet documentation d’argoUML</w:t>
                      </w:r>
                    </w:p>
                  </w:txbxContent>
                </v:textbox>
                <w10:wrap type="square" anchorx="page" anchory="page"/>
              </v:rect>
            </w:pict>
          </mc:Fallback>
        </mc:AlternateContent>
      </w:r>
      <w:r>
        <w:rPr>
          <w:noProof/>
          <w:lang w:val="en-US"/>
        </w:rPr>
        <w:drawing>
          <wp:anchor distT="152400" distB="152400" distL="152400" distR="152400" simplePos="0" relativeHeight="251680768" behindDoc="0" locked="0" layoutInCell="1" allowOverlap="1" wp14:anchorId="1AEFC0E5" wp14:editId="5AD7BBF6">
            <wp:simplePos x="0" y="0"/>
            <wp:positionH relativeFrom="page">
              <wp:posOffset>720090</wp:posOffset>
            </wp:positionH>
            <wp:positionV relativeFrom="page">
              <wp:posOffset>8035290</wp:posOffset>
            </wp:positionV>
            <wp:extent cx="6287770" cy="1524000"/>
            <wp:effectExtent l="0" t="0" r="11430" b="0"/>
            <wp:wrapThrough wrapText="bothSides">
              <wp:wrapPolygon edited="0">
                <wp:start x="0" y="0"/>
                <wp:lineTo x="0" y="21240"/>
                <wp:lineTo x="21552" y="21240"/>
                <wp:lineTo x="21552"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77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673C">
        <w:rPr>
          <w:noProof/>
          <w:lang w:val="en-US"/>
        </w:rPr>
        <mc:AlternateContent>
          <mc:Choice Requires="wps">
            <w:drawing>
              <wp:anchor distT="152400" distB="152400" distL="152400" distR="152400" simplePos="0" relativeHeight="251679744" behindDoc="0" locked="0" layoutInCell="1" allowOverlap="1" wp14:anchorId="021B70C0" wp14:editId="26E6C089">
                <wp:simplePos x="0" y="0"/>
                <wp:positionH relativeFrom="page">
                  <wp:posOffset>2777490</wp:posOffset>
                </wp:positionH>
                <wp:positionV relativeFrom="page">
                  <wp:posOffset>8492490</wp:posOffset>
                </wp:positionV>
                <wp:extent cx="1676400" cy="190500"/>
                <wp:effectExtent l="0" t="0" r="0" b="12700"/>
                <wp:wrapSquare wrapText="bothSides"/>
                <wp:docPr id="2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912DA7D" w14:textId="1D976DA2" w:rsidR="00031A40" w:rsidRDefault="00031A40" w:rsidP="005F3EA9">
                            <w:pPr>
                              <w:pStyle w:val="Formatlibre"/>
                              <w:tabs>
                                <w:tab w:val="left" w:pos="567"/>
                                <w:tab w:val="left" w:pos="1134"/>
                                <w:tab w:val="left" w:pos="1701"/>
                                <w:tab w:val="left" w:pos="2268"/>
                              </w:tabs>
                              <w:rPr>
                                <w:rFonts w:ascii="Times New Roman" w:eastAsia="Times New Roman" w:hAnsi="Times New Roman"/>
                                <w:color w:val="auto"/>
                                <w:sz w:val="20"/>
                                <w:lang w:bidi="x-none"/>
                              </w:rPr>
                            </w:pPr>
                            <w:r>
                              <w:t>`</w:t>
                            </w:r>
                            <w:proofErr w:type="spellStart"/>
                            <w:proofErr w:type="gramStart"/>
                            <w:r>
                              <w:t>fig</w:t>
                            </w:r>
                            <w:proofErr w:type="spellEnd"/>
                            <w:proofErr w:type="gramEnd"/>
                            <w:r>
                              <w:t xml:space="preserve"> TODO: Propriétés d’une classe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40" style="position:absolute;left:0;text-align:left;margin-left:218.7pt;margin-top:668.7pt;width:132pt;height:15pt;z-index:25167974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" filled="f" stroked="f" strokeweight="1pt">
                <v:path arrowok="t"/>
                <v:textbox inset="0,0,0,0">
                  <w:txbxContent>
                    <w:p w14:paraId="4912DA7D" w14:textId="1D976DA2" w:rsidR="00031A40" w:rsidRDefault="00031A40" w:rsidP="005F3EA9">
                      <w:pPr>
                        <w:pStyle w:val="Formatlibre"/>
                        <w:tabs>
                          <w:tab w:val="left" w:pos="567"/>
                          <w:tab w:val="left" w:pos="1134"/>
                          <w:tab w:val="left" w:pos="1701"/>
                          <w:tab w:val="left" w:pos="2268"/>
                        </w:tabs>
                        <w:rPr>
                          <w:rFonts w:ascii="Times New Roman" w:eastAsia="Times New Roman" w:hAnsi="Times New Roman"/>
                          <w:color w:val="auto"/>
                          <w:sz w:val="20"/>
                          <w:lang w:bidi="x-none"/>
                        </w:rPr>
                      </w:pPr>
                      <w:r>
                        <w:t>`fig TODO: Propriétés d’une classe</w:t>
                      </w:r>
                    </w:p>
                  </w:txbxContent>
                </v:textbox>
                <w10:wrap type="square" anchorx="page" anchory="page"/>
              </v:rect>
            </w:pict>
          </mc:Fallback>
        </mc:AlternateContent>
      </w:r>
      <w:r w:rsidR="005F3EA9">
        <w:t>La génération de code se fait automatiquement. Il faut cliquer sur « générer »</w:t>
      </w:r>
      <w:r w:rsidR="002C0708">
        <w:t xml:space="preserve"> </w:t>
      </w:r>
      <w:r w:rsidR="005F3EA9">
        <w:t xml:space="preserve">(dans la barre de </w:t>
      </w:r>
      <w:r>
        <w:t>menu,</w:t>
      </w:r>
      <w:r w:rsidR="005F3EA9">
        <w:t xml:space="preserve"> puis « générer toutes les classes ». On choisit ensuite le langage dans lequel on veut générer le code, puis on clique sur générer. Le fichier de code sont alors créer dans le dossier correspondant. On peut ensuite lancer </w:t>
      </w:r>
      <w:proofErr w:type="spellStart"/>
      <w:r w:rsidR="005F3EA9">
        <w:t>Doxygen</w:t>
      </w:r>
      <w:proofErr w:type="spellEnd"/>
      <w:r w:rsidR="005F3EA9">
        <w:t xml:space="preserve"> pour créer la documentation.</w:t>
      </w:r>
    </w:p>
    <w:p w14:paraId="00980A85" w14:textId="3D8F708E" w:rsidR="003A673C" w:rsidRDefault="003A673C"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7C58B7EB" w14:textId="77777777" w:rsidR="005F3EA9" w:rsidRDefault="005F3EA9" w:rsidP="009B01A6">
      <w:pPr>
        <w:pStyle w:val="NoSpacing"/>
        <w:jc w:val="both"/>
      </w:pPr>
      <w:r>
        <w:t>Par exemple, pour l’exemple précédent, le code généré pour la classe A est le suivant :</w:t>
      </w:r>
    </w:p>
    <w:p w14:paraId="3D09AF26" w14:textId="77777777" w:rsidR="00285B0C" w:rsidRDefault="00285B0C" w:rsidP="004A2E33">
      <w:pPr>
        <w:pStyle w:val="NoSpacing"/>
      </w:pPr>
    </w:p>
    <w:p w14:paraId="7294A323" w14:textId="77777777" w:rsidR="005F3EA9" w:rsidRDefault="005F3EA9" w:rsidP="005F3EA9">
      <w:pPr>
        <w:widowControl w:val="0"/>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4A2A1B"/>
          <w:sz w:val="20"/>
        </w:rPr>
      </w:pPr>
      <w:r>
        <w:rPr>
          <w:rFonts w:ascii="Menlo Regular" w:hAnsi="Menlo Regular"/>
          <w:color w:val="4A2A1B"/>
          <w:sz w:val="20"/>
        </w:rPr>
        <w:t>ClasseA.hpp</w:t>
      </w:r>
    </w:p>
    <w:p w14:paraId="4B435DCA"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4A2A1B"/>
          <w:sz w:val="20"/>
        </w:rPr>
      </w:pPr>
      <w:r>
        <w:rPr>
          <w:rFonts w:ascii="Menlo Regular" w:hAnsi="Menlo Regular"/>
          <w:color w:val="4A2A1B"/>
          <w:sz w:val="20"/>
        </w:rPr>
        <w:t>#</w:t>
      </w:r>
      <w:proofErr w:type="spellStart"/>
      <w:r>
        <w:rPr>
          <w:rFonts w:ascii="Menlo Regular" w:hAnsi="Menlo Regular"/>
          <w:color w:val="4A2A1B"/>
          <w:sz w:val="20"/>
        </w:rPr>
        <w:t>ifndef</w:t>
      </w:r>
      <w:proofErr w:type="spellEnd"/>
      <w:r>
        <w:rPr>
          <w:rFonts w:ascii="Menlo Regular" w:hAnsi="Menlo Regular"/>
          <w:color w:val="4A2A1B"/>
          <w:sz w:val="20"/>
        </w:rPr>
        <w:t xml:space="preserve"> </w:t>
      </w:r>
      <w:proofErr w:type="spellStart"/>
      <w:r>
        <w:rPr>
          <w:rFonts w:ascii="Menlo Regular" w:hAnsi="Menlo Regular"/>
          <w:color w:val="4A2A1B"/>
          <w:sz w:val="20"/>
        </w:rPr>
        <w:t>ClassA_h</w:t>
      </w:r>
      <w:proofErr w:type="spellEnd"/>
    </w:p>
    <w:p w14:paraId="7271F3C2"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4A2A1B"/>
          <w:sz w:val="20"/>
        </w:rPr>
      </w:pPr>
      <w:r>
        <w:rPr>
          <w:rFonts w:ascii="Menlo Regular" w:hAnsi="Menlo Regular"/>
          <w:color w:val="4A2A1B"/>
          <w:sz w:val="20"/>
        </w:rPr>
        <w:t>#</w:t>
      </w:r>
      <w:proofErr w:type="spellStart"/>
      <w:r>
        <w:rPr>
          <w:rFonts w:ascii="Menlo Regular" w:hAnsi="Menlo Regular"/>
          <w:color w:val="4A2A1B"/>
          <w:sz w:val="20"/>
        </w:rPr>
        <w:t>define</w:t>
      </w:r>
      <w:proofErr w:type="spellEnd"/>
      <w:r>
        <w:rPr>
          <w:rFonts w:ascii="Menlo Regular" w:hAnsi="Menlo Regular"/>
          <w:color w:val="4A2A1B"/>
          <w:sz w:val="20"/>
        </w:rPr>
        <w:t xml:space="preserve"> </w:t>
      </w:r>
      <w:proofErr w:type="spellStart"/>
      <w:r>
        <w:rPr>
          <w:rFonts w:ascii="Menlo Regular" w:hAnsi="Menlo Regular"/>
          <w:color w:val="4A2A1B"/>
          <w:sz w:val="20"/>
        </w:rPr>
        <w:t>ClassA_h</w:t>
      </w:r>
      <w:proofErr w:type="spellEnd"/>
    </w:p>
    <w:p w14:paraId="18A15077"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
    <w:p w14:paraId="7F98A9C9"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roofErr w:type="gramStart"/>
      <w:r>
        <w:rPr>
          <w:rFonts w:ascii="Menlo Regular" w:hAnsi="Menlo Regular"/>
          <w:color w:val="841D7E"/>
          <w:sz w:val="20"/>
        </w:rPr>
        <w:t>class</w:t>
      </w:r>
      <w:proofErr w:type="gramEnd"/>
      <w:r>
        <w:rPr>
          <w:rFonts w:ascii="Menlo Regular" w:hAnsi="Menlo Regular"/>
          <w:sz w:val="20"/>
        </w:rPr>
        <w:t xml:space="preserve"> </w:t>
      </w:r>
      <w:proofErr w:type="spellStart"/>
      <w:r>
        <w:rPr>
          <w:rFonts w:ascii="Menlo Regular" w:hAnsi="Menlo Regular"/>
          <w:sz w:val="20"/>
        </w:rPr>
        <w:t>ClassB</w:t>
      </w:r>
      <w:proofErr w:type="spellEnd"/>
      <w:r>
        <w:rPr>
          <w:rFonts w:ascii="Menlo Regular" w:hAnsi="Menlo Regular"/>
          <w:sz w:val="20"/>
        </w:rPr>
        <w:t>;</w:t>
      </w:r>
    </w:p>
    <w:p w14:paraId="1EB68BF1"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
    <w:p w14:paraId="5C236335"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sz w:val="20"/>
        </w:rPr>
        <w:t xml:space="preserve">    </w:t>
      </w:r>
      <w:r>
        <w:rPr>
          <w:rFonts w:ascii="Menlo Regular" w:hAnsi="Menlo Regular"/>
          <w:color w:val="2B5E0A"/>
          <w:sz w:val="20"/>
        </w:rPr>
        <w:t>/** @</w:t>
      </w:r>
      <w:proofErr w:type="spellStart"/>
      <w:proofErr w:type="gramStart"/>
      <w:r>
        <w:rPr>
          <w:rFonts w:ascii="Menlo Regular" w:hAnsi="Menlo Regular"/>
          <w:color w:val="2B5E0A"/>
          <w:sz w:val="20"/>
        </w:rPr>
        <w:t>author</w:t>
      </w:r>
      <w:proofErr w:type="spellEnd"/>
      <w:proofErr w:type="gramEnd"/>
      <w:r>
        <w:rPr>
          <w:rFonts w:ascii="Menlo Regular" w:hAnsi="Menlo Regular"/>
          <w:color w:val="2B5E0A"/>
          <w:sz w:val="20"/>
        </w:rPr>
        <w:t xml:space="preserve"> Maxime ESCOURBIAC, Jean-Christophe SEPTIER</w:t>
      </w:r>
    </w:p>
    <w:p w14:paraId="54A1CD1B"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color w:val="2B5E0A"/>
          <w:sz w:val="20"/>
        </w:rPr>
        <w:t xml:space="preserve">     *  @version 1.0</w:t>
      </w:r>
    </w:p>
    <w:p w14:paraId="5E467161"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color w:val="2B5E0A"/>
          <w:sz w:val="20"/>
        </w:rPr>
        <w:t xml:space="preserve">     */</w:t>
      </w:r>
    </w:p>
    <w:p w14:paraId="4F7877A5"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roofErr w:type="gramStart"/>
      <w:r>
        <w:rPr>
          <w:rFonts w:ascii="Menlo Regular" w:hAnsi="Menlo Regular"/>
          <w:color w:val="841D7E"/>
          <w:sz w:val="20"/>
        </w:rPr>
        <w:t>class</w:t>
      </w:r>
      <w:proofErr w:type="gramEnd"/>
      <w:r>
        <w:rPr>
          <w:rFonts w:ascii="Menlo Regular" w:hAnsi="Menlo Regular"/>
          <w:sz w:val="20"/>
        </w:rPr>
        <w:t xml:space="preserve"> </w:t>
      </w:r>
      <w:proofErr w:type="spellStart"/>
      <w:r>
        <w:rPr>
          <w:rFonts w:ascii="Menlo Regular" w:hAnsi="Menlo Regular"/>
          <w:sz w:val="20"/>
        </w:rPr>
        <w:t>ClassA</w:t>
      </w:r>
      <w:proofErr w:type="spellEnd"/>
      <w:r>
        <w:rPr>
          <w:rFonts w:ascii="Menlo Regular" w:hAnsi="Menlo Regular"/>
          <w:sz w:val="20"/>
        </w:rPr>
        <w:t xml:space="preserve"> {</w:t>
      </w:r>
    </w:p>
    <w:p w14:paraId="5B92D3E0"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sz w:val="20"/>
        </w:rPr>
        <w:t xml:space="preserve"> </w:t>
      </w:r>
      <w:proofErr w:type="gramStart"/>
      <w:r>
        <w:rPr>
          <w:rFonts w:ascii="Menlo Regular" w:hAnsi="Menlo Regular"/>
          <w:color w:val="841D7E"/>
          <w:sz w:val="20"/>
        </w:rPr>
        <w:t>public</w:t>
      </w:r>
      <w:proofErr w:type="gramEnd"/>
      <w:r>
        <w:rPr>
          <w:rFonts w:ascii="Menlo Regular" w:hAnsi="Menlo Regular"/>
          <w:sz w:val="20"/>
        </w:rPr>
        <w:t>:</w:t>
      </w:r>
    </w:p>
    <w:p w14:paraId="2AD71789"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sz w:val="20"/>
        </w:rPr>
        <w:t xml:space="preserve">    </w:t>
      </w:r>
      <w:r>
        <w:rPr>
          <w:rFonts w:ascii="Menlo Regular" w:hAnsi="Menlo Regular"/>
          <w:color w:val="2B5E0A"/>
          <w:sz w:val="20"/>
        </w:rPr>
        <w:t xml:space="preserve">/** </w:t>
      </w:r>
    </w:p>
    <w:p w14:paraId="18AEB079"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color w:val="2B5E0A"/>
          <w:sz w:val="20"/>
        </w:rPr>
        <w:t xml:space="preserve">     *  </w:t>
      </w:r>
      <w:proofErr w:type="spellStart"/>
      <w:r>
        <w:rPr>
          <w:rFonts w:ascii="Menlo Regular" w:hAnsi="Menlo Regular"/>
          <w:color w:val="2B5E0A"/>
          <w:sz w:val="20"/>
        </w:rPr>
        <w:t>Methode</w:t>
      </w:r>
      <w:proofErr w:type="spellEnd"/>
      <w:r>
        <w:rPr>
          <w:rFonts w:ascii="Menlo Regular" w:hAnsi="Menlo Regular"/>
          <w:color w:val="2B5E0A"/>
          <w:sz w:val="20"/>
        </w:rPr>
        <w:t xml:space="preserve"> de test de la classe A</w:t>
      </w:r>
    </w:p>
    <w:p w14:paraId="00B4D34C" w14:textId="2D0558E5"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color w:val="2B5E0A"/>
          <w:sz w:val="20"/>
        </w:rPr>
        <w:t xml:space="preserve">     */</w:t>
      </w:r>
    </w:p>
    <w:p w14:paraId="341ACD12"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sz w:val="20"/>
        </w:rPr>
        <w:t xml:space="preserve">    </w:t>
      </w:r>
      <w:proofErr w:type="spellStart"/>
      <w:proofErr w:type="gramStart"/>
      <w:r>
        <w:rPr>
          <w:rFonts w:ascii="Menlo Regular" w:hAnsi="Menlo Regular"/>
          <w:color w:val="841D7E"/>
          <w:sz w:val="20"/>
        </w:rPr>
        <w:t>virtual</w:t>
      </w:r>
      <w:proofErr w:type="spellEnd"/>
      <w:proofErr w:type="gramEnd"/>
      <w:r>
        <w:rPr>
          <w:rFonts w:ascii="Menlo Regular" w:hAnsi="Menlo Regular"/>
          <w:sz w:val="20"/>
        </w:rPr>
        <w:t xml:space="preserve"> </w:t>
      </w:r>
      <w:proofErr w:type="spellStart"/>
      <w:r>
        <w:rPr>
          <w:rFonts w:ascii="Menlo Regular" w:hAnsi="Menlo Regular"/>
          <w:color w:val="841D7E"/>
          <w:sz w:val="20"/>
        </w:rPr>
        <w:t>void</w:t>
      </w:r>
      <w:proofErr w:type="spellEnd"/>
      <w:r>
        <w:rPr>
          <w:rFonts w:ascii="Menlo Regular" w:hAnsi="Menlo Regular"/>
          <w:sz w:val="20"/>
        </w:rPr>
        <w:t xml:space="preserve"> </w:t>
      </w:r>
      <w:proofErr w:type="spellStart"/>
      <w:r>
        <w:rPr>
          <w:rFonts w:ascii="Menlo Regular" w:hAnsi="Menlo Regular"/>
          <w:sz w:val="20"/>
        </w:rPr>
        <w:t>newOperation</w:t>
      </w:r>
      <w:proofErr w:type="spellEnd"/>
      <w:r>
        <w:rPr>
          <w:rFonts w:ascii="Menlo Regular" w:hAnsi="Menlo Regular"/>
          <w:sz w:val="20"/>
        </w:rPr>
        <w:t>();</w:t>
      </w:r>
    </w:p>
    <w:p w14:paraId="033A09CE"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
    <w:p w14:paraId="6496CFC8"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sz w:val="20"/>
        </w:rPr>
        <w:t xml:space="preserve"> </w:t>
      </w:r>
      <w:proofErr w:type="gramStart"/>
      <w:r>
        <w:rPr>
          <w:rFonts w:ascii="Menlo Regular" w:hAnsi="Menlo Regular"/>
          <w:color w:val="841D7E"/>
          <w:sz w:val="20"/>
        </w:rPr>
        <w:t>public</w:t>
      </w:r>
      <w:proofErr w:type="gramEnd"/>
      <w:r>
        <w:rPr>
          <w:rFonts w:ascii="Menlo Regular" w:hAnsi="Menlo Regular"/>
          <w:sz w:val="20"/>
        </w:rPr>
        <w:t>:</w:t>
      </w:r>
    </w:p>
    <w:p w14:paraId="08AE06BD"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sz w:val="20"/>
        </w:rPr>
        <w:t xml:space="preserve">    </w:t>
      </w:r>
    </w:p>
    <w:p w14:paraId="17452FA5"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sz w:val="20"/>
        </w:rPr>
        <w:t xml:space="preserve">    </w:t>
      </w:r>
      <w:r>
        <w:rPr>
          <w:rFonts w:ascii="Menlo Regular" w:hAnsi="Menlo Regular"/>
          <w:color w:val="2B5E0A"/>
          <w:sz w:val="20"/>
        </w:rPr>
        <w:t xml:space="preserve">/** </w:t>
      </w:r>
    </w:p>
    <w:p w14:paraId="54417C25"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color w:val="2B5E0A"/>
          <w:sz w:val="20"/>
        </w:rPr>
        <w:t xml:space="preserve">     *  String attribut de la classe A</w:t>
      </w:r>
    </w:p>
    <w:p w14:paraId="6F4481E9"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color w:val="2B5E0A"/>
          <w:sz w:val="20"/>
        </w:rPr>
        <w:t xml:space="preserve">     */</w:t>
      </w:r>
    </w:p>
    <w:p w14:paraId="3238CC1E"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sz w:val="20"/>
        </w:rPr>
        <w:t xml:space="preserve">    String </w:t>
      </w:r>
      <w:proofErr w:type="spellStart"/>
      <w:r>
        <w:rPr>
          <w:rFonts w:ascii="Menlo Regular" w:hAnsi="Menlo Regular"/>
          <w:sz w:val="20"/>
        </w:rPr>
        <w:t>AttributA</w:t>
      </w:r>
      <w:proofErr w:type="spellEnd"/>
      <w:r>
        <w:rPr>
          <w:rFonts w:ascii="Menlo Regular" w:hAnsi="Menlo Regular"/>
          <w:sz w:val="20"/>
        </w:rPr>
        <w:t>;</w:t>
      </w:r>
    </w:p>
    <w:p w14:paraId="47FB7A22"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
    <w:p w14:paraId="15893F06"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sz w:val="20"/>
        </w:rPr>
        <w:t xml:space="preserve"> </w:t>
      </w:r>
      <w:proofErr w:type="gramStart"/>
      <w:r>
        <w:rPr>
          <w:rFonts w:ascii="Menlo Regular" w:hAnsi="Menlo Regular"/>
          <w:color w:val="841D7E"/>
          <w:sz w:val="20"/>
        </w:rPr>
        <w:t>public</w:t>
      </w:r>
      <w:proofErr w:type="gramEnd"/>
      <w:r>
        <w:rPr>
          <w:rFonts w:ascii="Menlo Regular" w:hAnsi="Menlo Regular"/>
          <w:sz w:val="20"/>
        </w:rPr>
        <w:t>:</w:t>
      </w:r>
    </w:p>
    <w:p w14:paraId="4D438665"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
    <w:p w14:paraId="3287B9E4"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color w:val="2B5E0A"/>
          <w:sz w:val="20"/>
        </w:rPr>
        <w:t>/** @</w:t>
      </w:r>
      <w:proofErr w:type="spellStart"/>
      <w:proofErr w:type="gramStart"/>
      <w:r>
        <w:rPr>
          <w:rFonts w:ascii="Menlo Regular" w:hAnsi="Menlo Regular"/>
          <w:color w:val="2B5E0A"/>
          <w:sz w:val="20"/>
        </w:rPr>
        <w:t>author</w:t>
      </w:r>
      <w:proofErr w:type="spellEnd"/>
      <w:proofErr w:type="gramEnd"/>
      <w:r>
        <w:rPr>
          <w:rFonts w:ascii="Menlo Regular" w:hAnsi="Menlo Regular"/>
          <w:color w:val="2B5E0A"/>
          <w:sz w:val="20"/>
        </w:rPr>
        <w:t xml:space="preserve"> Maxime ESCOURBIAC, Jean-Christophe SEPTIER</w:t>
      </w:r>
    </w:p>
    <w:p w14:paraId="1BF33A92"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color w:val="2B5E0A"/>
          <w:sz w:val="20"/>
        </w:rPr>
        <w:t xml:space="preserve">     *  @version 1.0</w:t>
      </w:r>
    </w:p>
    <w:p w14:paraId="5D1AA53D"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color w:val="2B5E0A"/>
          <w:sz w:val="20"/>
        </w:rPr>
        <w:t xml:space="preserve">     */</w:t>
      </w:r>
    </w:p>
    <w:p w14:paraId="624209D2"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sz w:val="20"/>
        </w:rPr>
        <w:t xml:space="preserve">    </w:t>
      </w:r>
      <w:proofErr w:type="spellStart"/>
      <w:r>
        <w:rPr>
          <w:rFonts w:ascii="Menlo Regular" w:hAnsi="Menlo Regular"/>
          <w:sz w:val="20"/>
        </w:rPr>
        <w:t>ClassB</w:t>
      </w:r>
      <w:proofErr w:type="spellEnd"/>
      <w:r>
        <w:rPr>
          <w:rFonts w:ascii="Menlo Regular" w:hAnsi="Menlo Regular"/>
          <w:sz w:val="20"/>
        </w:rPr>
        <w:t xml:space="preserve"> *</w:t>
      </w:r>
      <w:proofErr w:type="spellStart"/>
      <w:r>
        <w:rPr>
          <w:rFonts w:ascii="Menlo Regular" w:hAnsi="Menlo Regular"/>
          <w:sz w:val="20"/>
        </w:rPr>
        <w:t>myClassB</w:t>
      </w:r>
      <w:proofErr w:type="spellEnd"/>
      <w:r>
        <w:rPr>
          <w:rFonts w:ascii="Menlo Regular" w:hAnsi="Menlo Regular"/>
          <w:sz w:val="20"/>
        </w:rPr>
        <w:t>;</w:t>
      </w:r>
    </w:p>
    <w:p w14:paraId="1A7FB660"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sz w:val="20"/>
        </w:rPr>
        <w:t>};</w:t>
      </w:r>
    </w:p>
    <w:p w14:paraId="308448BC"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
    <w:p w14:paraId="5DE70F30"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4A2A1B"/>
          <w:sz w:val="22"/>
        </w:rPr>
      </w:pPr>
      <w:r>
        <w:rPr>
          <w:rFonts w:ascii="Menlo Regular" w:hAnsi="Menlo Regular"/>
          <w:color w:val="4A2A1B"/>
          <w:sz w:val="20"/>
        </w:rPr>
        <w:t>#</w:t>
      </w:r>
      <w:proofErr w:type="spellStart"/>
      <w:r>
        <w:rPr>
          <w:rFonts w:ascii="Menlo Regular" w:hAnsi="Menlo Regular"/>
          <w:color w:val="4A2A1B"/>
          <w:sz w:val="20"/>
        </w:rPr>
        <w:t>endif</w:t>
      </w:r>
      <w:proofErr w:type="spellEnd"/>
      <w:r>
        <w:rPr>
          <w:rFonts w:ascii="Menlo Regular" w:hAnsi="Menlo Regular"/>
          <w:color w:val="4A2A1B"/>
          <w:sz w:val="20"/>
        </w:rPr>
        <w:t xml:space="preserve"> </w:t>
      </w:r>
      <w:r>
        <w:rPr>
          <w:rFonts w:ascii="Menlo Regular" w:hAnsi="Menlo Regular"/>
          <w:color w:val="2B5E0A"/>
          <w:sz w:val="20"/>
        </w:rPr>
        <w:t xml:space="preserve">// </w:t>
      </w:r>
      <w:proofErr w:type="spellStart"/>
      <w:r>
        <w:rPr>
          <w:rFonts w:ascii="Menlo Regular" w:hAnsi="Menlo Regular"/>
          <w:color w:val="2B5E0A"/>
          <w:sz w:val="20"/>
        </w:rPr>
        <w:t>ClassA_h</w:t>
      </w:r>
      <w:proofErr w:type="spellEnd"/>
    </w:p>
    <w:p w14:paraId="043E9BCD" w14:textId="77777777" w:rsidR="005F3EA9" w:rsidRDefault="005F3EA9" w:rsidP="005F3EA9">
      <w:pPr>
        <w:widowControl w:val="0"/>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4A2A1B"/>
          <w:sz w:val="22"/>
        </w:rPr>
      </w:pPr>
    </w:p>
    <w:p w14:paraId="70EBC882" w14:textId="77777777" w:rsidR="005F3EA9" w:rsidRDefault="005F3EA9" w:rsidP="005F3EA9">
      <w:pPr>
        <w:widowControl w:val="0"/>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pPr>
      <w:r>
        <w:rPr>
          <w:rFonts w:ascii="Menlo Regular" w:hAnsi="Menlo Regular"/>
          <w:color w:val="4A2A1B"/>
          <w:sz w:val="20"/>
        </w:rPr>
        <w:t>ClasseA.cpp</w:t>
      </w:r>
    </w:p>
    <w:p w14:paraId="2078168B"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4A2A1B"/>
          <w:sz w:val="20"/>
        </w:rPr>
      </w:pPr>
      <w:r>
        <w:rPr>
          <w:rFonts w:ascii="Menlo Regular" w:hAnsi="Menlo Regular"/>
          <w:color w:val="4A2A1B"/>
          <w:sz w:val="20"/>
        </w:rPr>
        <w:t>#</w:t>
      </w:r>
      <w:proofErr w:type="spellStart"/>
      <w:r>
        <w:rPr>
          <w:rFonts w:ascii="Menlo Regular" w:hAnsi="Menlo Regular"/>
          <w:color w:val="4A2A1B"/>
          <w:sz w:val="20"/>
        </w:rPr>
        <w:t>include</w:t>
      </w:r>
      <w:proofErr w:type="spellEnd"/>
      <w:r>
        <w:rPr>
          <w:rFonts w:ascii="Menlo Regular" w:hAnsi="Menlo Regular"/>
          <w:color w:val="4A2A1B"/>
          <w:sz w:val="20"/>
        </w:rPr>
        <w:t xml:space="preserve"> </w:t>
      </w:r>
      <w:r>
        <w:rPr>
          <w:rFonts w:ascii="Menlo Regular" w:hAnsi="Menlo Regular"/>
          <w:color w:val="A01C20"/>
          <w:sz w:val="20"/>
        </w:rPr>
        <w:t>"</w:t>
      </w:r>
      <w:proofErr w:type="spellStart"/>
      <w:r>
        <w:rPr>
          <w:rFonts w:ascii="Menlo Regular" w:hAnsi="Menlo Regular"/>
          <w:color w:val="A01C20"/>
          <w:sz w:val="20"/>
        </w:rPr>
        <w:t>ClassA.h</w:t>
      </w:r>
      <w:proofErr w:type="spellEnd"/>
      <w:r>
        <w:rPr>
          <w:rFonts w:ascii="Menlo Regular" w:hAnsi="Menlo Regular"/>
          <w:color w:val="A01C20"/>
          <w:sz w:val="20"/>
        </w:rPr>
        <w:t>"</w:t>
      </w:r>
    </w:p>
    <w:p w14:paraId="3A059AF4"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
    <w:p w14:paraId="04164EEC"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
    <w:p w14:paraId="66DE63C3"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sz w:val="20"/>
        </w:rPr>
        <w:t xml:space="preserve">    </w:t>
      </w:r>
      <w:r>
        <w:rPr>
          <w:rFonts w:ascii="Menlo Regular" w:hAnsi="Menlo Regular"/>
          <w:color w:val="2B5E0A"/>
          <w:sz w:val="20"/>
        </w:rPr>
        <w:t>/** @</w:t>
      </w:r>
      <w:proofErr w:type="spellStart"/>
      <w:proofErr w:type="gramStart"/>
      <w:r>
        <w:rPr>
          <w:rFonts w:ascii="Menlo Regular" w:hAnsi="Menlo Regular"/>
          <w:color w:val="2B5E0A"/>
          <w:sz w:val="20"/>
        </w:rPr>
        <w:t>author</w:t>
      </w:r>
      <w:proofErr w:type="spellEnd"/>
      <w:proofErr w:type="gramEnd"/>
      <w:r>
        <w:rPr>
          <w:rFonts w:ascii="Menlo Regular" w:hAnsi="Menlo Regular"/>
          <w:color w:val="2B5E0A"/>
          <w:sz w:val="20"/>
        </w:rPr>
        <w:t xml:space="preserve"> Maxime ESCOURBIAC, Jean-Christophe SEPTIER</w:t>
      </w:r>
    </w:p>
    <w:p w14:paraId="7CA61A3C"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color w:val="2B5E0A"/>
          <w:sz w:val="20"/>
        </w:rPr>
        <w:t xml:space="preserve">     *  @version 1.0</w:t>
      </w:r>
    </w:p>
    <w:p w14:paraId="0B496D4E"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color w:val="2B5E0A"/>
          <w:sz w:val="20"/>
        </w:rPr>
        <w:t xml:space="preserve">     */</w:t>
      </w:r>
    </w:p>
    <w:p w14:paraId="1AF30668"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
    <w:p w14:paraId="784978AD"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sz w:val="20"/>
        </w:rPr>
        <w:t xml:space="preserve">    </w:t>
      </w:r>
      <w:r>
        <w:rPr>
          <w:rFonts w:ascii="Menlo Regular" w:hAnsi="Menlo Regular"/>
          <w:color w:val="2B5E0A"/>
          <w:sz w:val="20"/>
        </w:rPr>
        <w:t xml:space="preserve">/** </w:t>
      </w:r>
    </w:p>
    <w:p w14:paraId="35A78E31"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color w:val="2B5E0A"/>
          <w:sz w:val="20"/>
        </w:rPr>
      </w:pPr>
      <w:r>
        <w:rPr>
          <w:rFonts w:ascii="Menlo Regular" w:hAnsi="Menlo Regular"/>
          <w:color w:val="2B5E0A"/>
          <w:sz w:val="20"/>
        </w:rPr>
        <w:t xml:space="preserve">     *  </w:t>
      </w:r>
      <w:proofErr w:type="spellStart"/>
      <w:r>
        <w:rPr>
          <w:rFonts w:ascii="Menlo Regular" w:hAnsi="Menlo Regular"/>
          <w:color w:val="2B5E0A"/>
          <w:sz w:val="20"/>
        </w:rPr>
        <w:t>Methode</w:t>
      </w:r>
      <w:proofErr w:type="spellEnd"/>
      <w:r>
        <w:rPr>
          <w:rFonts w:ascii="Menlo Regular" w:hAnsi="Menlo Regular"/>
          <w:color w:val="2B5E0A"/>
          <w:sz w:val="20"/>
        </w:rPr>
        <w:t xml:space="preserve"> de test de la classe A</w:t>
      </w:r>
    </w:p>
    <w:p w14:paraId="7806C5B0"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color w:val="2B5E0A"/>
          <w:sz w:val="20"/>
        </w:rPr>
        <w:t xml:space="preserve">     */</w:t>
      </w:r>
    </w:p>
    <w:p w14:paraId="36DAF39D"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proofErr w:type="spellStart"/>
      <w:proofErr w:type="gramStart"/>
      <w:r>
        <w:rPr>
          <w:rFonts w:ascii="Menlo Regular" w:hAnsi="Menlo Regular"/>
          <w:color w:val="841D7E"/>
          <w:sz w:val="20"/>
        </w:rPr>
        <w:t>void</w:t>
      </w:r>
      <w:proofErr w:type="spellEnd"/>
      <w:proofErr w:type="gramEnd"/>
      <w:r>
        <w:rPr>
          <w:rFonts w:ascii="Menlo Regular" w:hAnsi="Menlo Regular"/>
          <w:sz w:val="20"/>
        </w:rPr>
        <w:t xml:space="preserve"> </w:t>
      </w:r>
      <w:proofErr w:type="spellStart"/>
      <w:r>
        <w:rPr>
          <w:rFonts w:ascii="Menlo Regular" w:hAnsi="Menlo Regular"/>
          <w:sz w:val="20"/>
        </w:rPr>
        <w:t>ClassA</w:t>
      </w:r>
      <w:proofErr w:type="spellEnd"/>
      <w:r>
        <w:rPr>
          <w:rFonts w:ascii="Menlo Regular" w:hAnsi="Menlo Regular"/>
          <w:sz w:val="20"/>
        </w:rPr>
        <w:t>::</w:t>
      </w:r>
      <w:proofErr w:type="spellStart"/>
      <w:r>
        <w:rPr>
          <w:rFonts w:ascii="Menlo Regular" w:hAnsi="Menlo Regular"/>
          <w:sz w:val="20"/>
        </w:rPr>
        <w:t>newOperation</w:t>
      </w:r>
      <w:proofErr w:type="spellEnd"/>
      <w:r>
        <w:rPr>
          <w:rFonts w:ascii="Menlo Regular" w:hAnsi="Menlo Regular"/>
          <w:sz w:val="20"/>
        </w:rPr>
        <w:t>()</w:t>
      </w:r>
    </w:p>
    <w:p w14:paraId="08C09F7C" w14:textId="77777777" w:rsidR="005F3EA9" w:rsidRDefault="005F3EA9"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pPr>
      <w:r>
        <w:rPr>
          <w:rFonts w:ascii="Menlo Regular" w:hAnsi="Menlo Regular"/>
          <w:sz w:val="20"/>
        </w:rPr>
        <w:t>{</w:t>
      </w:r>
    </w:p>
    <w:p w14:paraId="60B31C88" w14:textId="2B38DF00" w:rsidR="005F3EA9" w:rsidRDefault="003A673C" w:rsidP="005F3EA9">
      <w:pPr>
        <w:widowControl w:val="0"/>
        <w:pBdr>
          <w:top w:val="single" w:sz="4" w:space="0" w:color="000000"/>
          <w:left w:val="single" w:sz="4" w:space="0" w:color="000000"/>
          <w:bottom w:val="single" w:sz="4" w:space="0" w:color="000000"/>
          <w:right w:val="single" w:sz="4" w:space="0" w:color="000000"/>
        </w:pBdr>
        <w:tabs>
          <w:tab w:val="left" w:pos="56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Menlo Regular" w:hAnsi="Menlo Regular"/>
          <w:sz w:val="20"/>
        </w:rPr>
        <w:sectPr w:rsidR="005F3EA9">
          <w:headerReference w:type="even" r:id="rId28"/>
          <w:headerReference w:type="default" r:id="rId29"/>
          <w:footerReference w:type="even" r:id="rId30"/>
          <w:footerReference w:type="default" r:id="rId31"/>
          <w:headerReference w:type="first" r:id="rId32"/>
          <w:footerReference w:type="first" r:id="rId33"/>
          <w:pgSz w:w="11900" w:h="16840"/>
          <w:pgMar w:top="1134" w:right="1134" w:bottom="1417" w:left="1134" w:header="709" w:footer="850" w:gutter="0"/>
          <w:cols w:space="720"/>
          <w:titlePg/>
        </w:sectPr>
      </w:pPr>
      <w:r>
        <w:rPr>
          <w:noProof/>
          <w:lang w:val="en-US"/>
        </w:rPr>
        <mc:AlternateContent>
          <mc:Choice Requires="wps">
            <w:drawing>
              <wp:anchor distT="152400" distB="152400" distL="152400" distR="152400" simplePos="0" relativeHeight="251681792" behindDoc="0" locked="0" layoutInCell="1" allowOverlap="1" wp14:anchorId="5C356CC6" wp14:editId="334CA522">
                <wp:simplePos x="0" y="0"/>
                <wp:positionH relativeFrom="page">
                  <wp:posOffset>2777490</wp:posOffset>
                </wp:positionH>
                <wp:positionV relativeFrom="page">
                  <wp:posOffset>8492490</wp:posOffset>
                </wp:positionV>
                <wp:extent cx="2235200" cy="203200"/>
                <wp:effectExtent l="0" t="0" r="0" b="0"/>
                <wp:wrapSquare wrapText="bothSides"/>
                <wp:docPr id="1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52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5BD5BD0" w14:textId="261FC0EC" w:rsidR="00031A40" w:rsidRDefault="00031A40" w:rsidP="009B01A6">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12 : La documentation sous </w:t>
                            </w:r>
                            <w:proofErr w:type="spellStart"/>
                            <w:r>
                              <w:t>argoUML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1" style="position:absolute;margin-left:218.7pt;margin-top:668.7pt;width:176pt;height:16pt;z-index:25168179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" filled="f" stroked="f" strokeweight="1pt">
                <v:path arrowok="t"/>
                <v:textbox inset="0,0,0,0">
                  <w:txbxContent>
                    <w:p w14:paraId="15BD5BD0" w14:textId="261FC0EC" w:rsidR="00031A40" w:rsidRDefault="00031A40" w:rsidP="009B01A6">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r>
                        <w:t>fig 12 : La documentation sous argoUML</w:t>
                      </w:r>
                    </w:p>
                  </w:txbxContent>
                </v:textbox>
                <w10:wrap type="square" anchorx="page" anchory="page"/>
              </v:rect>
            </w:pict>
          </mc:Fallback>
        </mc:AlternateContent>
      </w:r>
    </w:p>
    <w:p w14:paraId="5717416B" w14:textId="32357E96" w:rsidR="009B01A6" w:rsidRDefault="005F3EA9" w:rsidP="009B01A6">
      <w:pPr>
        <w:pStyle w:val="Heading2"/>
      </w:pPr>
      <w:bookmarkStart w:id="442" w:name="_Toc161767442"/>
      <w:r w:rsidRPr="00172C60">
        <w:lastRenderedPageBreak/>
        <w:t>3-Création d’un diagramme de cas d’utilisation:</w:t>
      </w:r>
      <w:bookmarkEnd w:id="442"/>
    </w:p>
    <w:p w14:paraId="4145E6E6" w14:textId="77777777" w:rsidR="009B01A6" w:rsidRPr="009B01A6" w:rsidRDefault="009B01A6" w:rsidP="009B01A6"/>
    <w:p w14:paraId="4ECA433F" w14:textId="6A48F0B7" w:rsidR="005F3EA9" w:rsidRDefault="009B01A6" w:rsidP="004A2E33">
      <w:pPr>
        <w:pStyle w:val="NoSpacing"/>
      </w:pPr>
      <w:r>
        <w:rPr>
          <w:noProof/>
          <w:lang w:val="en-US"/>
        </w:rPr>
        <mc:AlternateContent>
          <mc:Choice Requires="wps">
            <w:drawing>
              <wp:anchor distT="152400" distB="152400" distL="152400" distR="152400" simplePos="0" relativeHeight="251683840" behindDoc="0" locked="0" layoutInCell="1" allowOverlap="1" wp14:anchorId="0E627E5E" wp14:editId="52FA9059">
                <wp:simplePos x="0" y="0"/>
                <wp:positionH relativeFrom="page">
                  <wp:posOffset>948690</wp:posOffset>
                </wp:positionH>
                <wp:positionV relativeFrom="page">
                  <wp:posOffset>2091690</wp:posOffset>
                </wp:positionV>
                <wp:extent cx="5880100" cy="203200"/>
                <wp:effectExtent l="0" t="0" r="12700" b="0"/>
                <wp:wrapSquare wrapText="bothSides"/>
                <wp:docPr id="1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1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312E35A" w14:textId="77777777" w:rsidR="00031A40" w:rsidRDefault="00031A40" w:rsidP="005F3EA9">
                            <w:pPr>
                              <w:pStyle w:val="Formatlibr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Times New Roman" w:eastAsia="Times New Roman" w:hAnsi="Times New Roman"/>
                                <w:color w:val="auto"/>
                                <w:sz w:val="20"/>
                                <w:lang w:bidi="x-none"/>
                              </w:rPr>
                            </w:pPr>
                            <w:r>
                              <w:t xml:space="preserve">    </w:t>
                            </w:r>
                            <w:r>
                              <w:rPr>
                                <w:color w:val="D90B00"/>
                                <w:sz w:val="20"/>
                              </w:rPr>
                              <w:t xml:space="preserve"> 1         2            3        4            5             6         7        8         9                       10       11          12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42" style="position:absolute;margin-left:74.7pt;margin-top:164.7pt;width:463pt;height:16pt;z-index:25168384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" filled="f" stroked="f" strokeweight="1pt">
                <v:path arrowok="t"/>
                <v:textbox inset="0,0,0,0">
                  <w:txbxContent>
                    <w:p w14:paraId="4312E35A" w14:textId="77777777" w:rsidR="00031A40" w:rsidRDefault="00031A40" w:rsidP="005F3EA9">
                      <w:pPr>
                        <w:pStyle w:val="Formatlibr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Times New Roman" w:eastAsia="Times New Roman" w:hAnsi="Times New Roman"/>
                          <w:color w:val="auto"/>
                          <w:sz w:val="20"/>
                          <w:lang w:bidi="x-none"/>
                        </w:rPr>
                      </w:pPr>
                      <w:r>
                        <w:t xml:space="preserve">    </w:t>
                      </w:r>
                      <w:r>
                        <w:rPr>
                          <w:color w:val="D90B00"/>
                          <w:sz w:val="20"/>
                        </w:rPr>
                        <w:t xml:space="preserve"> 1         2            3        4            5             6         7        8         9                       10       11          12</w:t>
                      </w:r>
                    </w:p>
                  </w:txbxContent>
                </v:textbox>
                <w10:wrap type="square" anchorx="page" anchory="page"/>
              </v:rect>
            </w:pict>
          </mc:Fallback>
        </mc:AlternateContent>
      </w:r>
      <w:r w:rsidR="005F3EA9">
        <w:t>Comme pour le diagramme de classe tout se fait sur la barre d’ajout. Pour le diagramme de cas d’utilisation elle se présente de la façon suivante.</w:t>
      </w:r>
    </w:p>
    <w:p w14:paraId="408299EF" w14:textId="55AE27C7" w:rsidR="005F3EA9" w:rsidRDefault="009B01A6" w:rsidP="004A2E33">
      <w:pPr>
        <w:pStyle w:val="NoSpacing"/>
      </w:pPr>
      <w:r>
        <w:rPr>
          <w:noProof/>
          <w:lang w:val="en-US"/>
        </w:rPr>
        <w:drawing>
          <wp:anchor distT="152400" distB="152400" distL="152400" distR="152400" simplePos="0" relativeHeight="251682816" behindDoc="0" locked="0" layoutInCell="1" allowOverlap="1" wp14:anchorId="3891BFFE" wp14:editId="409C4548">
            <wp:simplePos x="0" y="0"/>
            <wp:positionH relativeFrom="page">
              <wp:posOffset>948690</wp:posOffset>
            </wp:positionH>
            <wp:positionV relativeFrom="page">
              <wp:posOffset>2320290</wp:posOffset>
            </wp:positionV>
            <wp:extent cx="5892800" cy="368300"/>
            <wp:effectExtent l="0" t="0" r="0" b="12700"/>
            <wp:wrapThrough wrapText="bothSides">
              <wp:wrapPolygon edited="0">
                <wp:start x="0" y="0"/>
                <wp:lineTo x="0" y="20855"/>
                <wp:lineTo x="21507" y="20855"/>
                <wp:lineTo x="21507"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2800" cy="36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299D9" w14:textId="0B4791AC" w:rsidR="004A2E33" w:rsidRDefault="009B01A6" w:rsidP="004A2E33">
      <w:pPr>
        <w:pStyle w:val="NoSpacing"/>
      </w:pPr>
      <w:r>
        <w:rPr>
          <w:noProof/>
          <w:lang w:val="en-US"/>
        </w:rPr>
        <mc:AlternateContent>
          <mc:Choice Requires="wps">
            <w:drawing>
              <wp:anchor distT="152400" distB="152400" distL="152400" distR="152400" simplePos="0" relativeHeight="251684864" behindDoc="0" locked="0" layoutInCell="1" allowOverlap="1" wp14:anchorId="75359A95" wp14:editId="53AC2A42">
                <wp:simplePos x="0" y="0"/>
                <wp:positionH relativeFrom="page">
                  <wp:posOffset>2320290</wp:posOffset>
                </wp:positionH>
                <wp:positionV relativeFrom="page">
                  <wp:posOffset>2777490</wp:posOffset>
                </wp:positionV>
                <wp:extent cx="3149600" cy="152400"/>
                <wp:effectExtent l="0" t="0" r="0" b="0"/>
                <wp:wrapSquare wrapText="bothSides"/>
                <wp:docPr id="1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9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599CA2A" w14:textId="46683A01" w:rsidR="00031A40" w:rsidRDefault="00031A40" w:rsidP="009B01A6">
                            <w:pPr>
                              <w:pStyle w:val="Formatlibre"/>
                              <w:tabs>
                                <w:tab w:val="left" w:pos="567"/>
                                <w:tab w:val="left" w:pos="1134"/>
                                <w:tab w:val="left" w:pos="1701"/>
                                <w:tab w:val="left" w:pos="2268"/>
                                <w:tab w:val="left" w:pos="2835"/>
                                <w:tab w:val="left" w:pos="3402"/>
                                <w:tab w:val="left" w:pos="3969"/>
                                <w:tab w:val="left" w:pos="4535"/>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13 : Barre d’ajout pour le diagramme de cas d’utilisation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43" style="position:absolute;margin-left:182.7pt;margin-top:218.7pt;width:248pt;height:12pt;z-index:25168486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" filled="f" stroked="f" strokeweight="1pt">
                <v:path arrowok="t"/>
                <v:textbox inset="0,0,0,0">
                  <w:txbxContent>
                    <w:p w14:paraId="5599CA2A" w14:textId="46683A01" w:rsidR="00031A40" w:rsidRDefault="00031A40" w:rsidP="009B01A6">
                      <w:pPr>
                        <w:pStyle w:val="Formatlibre"/>
                        <w:tabs>
                          <w:tab w:val="left" w:pos="567"/>
                          <w:tab w:val="left" w:pos="1134"/>
                          <w:tab w:val="left" w:pos="1701"/>
                          <w:tab w:val="left" w:pos="2268"/>
                          <w:tab w:val="left" w:pos="2835"/>
                          <w:tab w:val="left" w:pos="3402"/>
                          <w:tab w:val="left" w:pos="3969"/>
                          <w:tab w:val="left" w:pos="4535"/>
                        </w:tabs>
                        <w:jc w:val="center"/>
                        <w:rPr>
                          <w:rFonts w:ascii="Times New Roman" w:eastAsia="Times New Roman" w:hAnsi="Times New Roman"/>
                          <w:color w:val="auto"/>
                          <w:sz w:val="20"/>
                          <w:lang w:bidi="x-none"/>
                        </w:rPr>
                      </w:pPr>
                      <w:r>
                        <w:t>fig 13 : Barre d’ajout pour le diagramme de cas d’utilisation</w:t>
                      </w:r>
                    </w:p>
                  </w:txbxContent>
                </v:textbox>
                <w10:wrap type="square" anchorx="page" anchory="page"/>
              </v:rect>
            </w:pict>
          </mc:Fallback>
        </mc:AlternateContent>
      </w:r>
    </w:p>
    <w:p w14:paraId="5FE24180" w14:textId="77777777" w:rsidR="004A2E33" w:rsidRDefault="004A2E33" w:rsidP="004A2E33">
      <w:pPr>
        <w:pStyle w:val="NoSpacing"/>
      </w:pPr>
    </w:p>
    <w:p w14:paraId="506E22E2" w14:textId="77777777" w:rsidR="009B01A6" w:rsidRDefault="009B01A6" w:rsidP="009B01A6">
      <w:pPr>
        <w:pStyle w:val="NoSpacing"/>
        <w:jc w:val="both"/>
      </w:pPr>
    </w:p>
    <w:p w14:paraId="6D583BB1" w14:textId="77777777" w:rsidR="005F3EA9" w:rsidRDefault="005F3EA9" w:rsidP="009B01A6">
      <w:pPr>
        <w:pStyle w:val="NoSpacing"/>
        <w:jc w:val="both"/>
      </w:pPr>
      <w:r>
        <w:t>La première icône permet de passer en mode sélection.</w:t>
      </w:r>
    </w:p>
    <w:p w14:paraId="6CF6D548" w14:textId="04B9DDD4" w:rsidR="005F3EA9" w:rsidRDefault="005F3EA9" w:rsidP="009B01A6">
      <w:pPr>
        <w:pStyle w:val="NoSpacing"/>
        <w:jc w:val="both"/>
      </w:pPr>
      <w:r>
        <w:t xml:space="preserve">La deuxième permet de déplacer </w:t>
      </w:r>
      <w:r w:rsidR="004A2E33">
        <w:t>tous les éléments</w:t>
      </w:r>
      <w:r>
        <w:t xml:space="preserve"> en même temps. On peut l'utiliser pour remettre en forme rapidement le diagramme.</w:t>
      </w:r>
    </w:p>
    <w:p w14:paraId="54611F38" w14:textId="77777777" w:rsidR="005F3EA9" w:rsidRDefault="005F3EA9" w:rsidP="009B01A6">
      <w:pPr>
        <w:pStyle w:val="NoSpacing"/>
        <w:jc w:val="both"/>
      </w:pPr>
      <w:r>
        <w:t>La troisième permet d'insérer un acteur dans le diagramme.</w:t>
      </w:r>
    </w:p>
    <w:p w14:paraId="2CF78F1F" w14:textId="0BE61771" w:rsidR="005F3EA9" w:rsidRDefault="00C95C9A" w:rsidP="009B01A6">
      <w:pPr>
        <w:pStyle w:val="NoSpacing"/>
        <w:jc w:val="both"/>
      </w:pPr>
      <w:r>
        <w:t>La</w:t>
      </w:r>
      <w:r w:rsidR="005F3EA9">
        <w:t xml:space="preserve"> quatrième permet d'insérer un nouveau</w:t>
      </w:r>
      <w:del w:id="443" w:author="Maxime Escourbiac" w:date="2011-03-14T15:47:00Z">
        <w:r w:rsidR="005F3EA9" w:rsidDel="007F3A8A">
          <w:delText>x</w:delText>
        </w:r>
      </w:del>
      <w:r w:rsidR="005F3EA9">
        <w:t xml:space="preserve"> cas d’utilisation.</w:t>
      </w:r>
    </w:p>
    <w:p w14:paraId="303A61B1" w14:textId="70A02EC4" w:rsidR="005F3EA9" w:rsidRDefault="00C95C9A" w:rsidP="009B01A6">
      <w:pPr>
        <w:pStyle w:val="NoSpacing"/>
        <w:jc w:val="both"/>
      </w:pPr>
      <w:r>
        <w:t>La</w:t>
      </w:r>
      <w:r w:rsidR="005F3EA9">
        <w:t xml:space="preserve"> cinquième est un menu déroulant pour le choix d’association entre les acteurs et les cas d’utilisation.</w:t>
      </w:r>
    </w:p>
    <w:p w14:paraId="4AC29D70" w14:textId="26BB0952" w:rsidR="005F3EA9" w:rsidRDefault="00C95C9A" w:rsidP="009B01A6">
      <w:pPr>
        <w:pStyle w:val="NoSpacing"/>
        <w:jc w:val="both"/>
      </w:pPr>
      <w:r>
        <w:t>La</w:t>
      </w:r>
      <w:r w:rsidR="005F3EA9">
        <w:t xml:space="preserve"> sixième permet de gérer les dépendances.</w:t>
      </w:r>
    </w:p>
    <w:p w14:paraId="271EBF3C" w14:textId="63BB5CE0" w:rsidR="005F3EA9" w:rsidRDefault="00C95C9A" w:rsidP="009B01A6">
      <w:pPr>
        <w:pStyle w:val="NoSpacing"/>
        <w:jc w:val="both"/>
      </w:pPr>
      <w:r>
        <w:t>La</w:t>
      </w:r>
      <w:r w:rsidR="005F3EA9">
        <w:t xml:space="preserve"> septième permet de créer des spécialisations des acteurs ou de cas d’utilisation</w:t>
      </w:r>
      <w:del w:id="444" w:author="Maxime Escourbiac" w:date="2011-03-14T15:48:00Z">
        <w:r w:rsidR="005F3EA9" w:rsidDel="007F3A8A">
          <w:delText>s</w:delText>
        </w:r>
      </w:del>
      <w:r w:rsidR="005F3EA9">
        <w:t>.</w:t>
      </w:r>
    </w:p>
    <w:p w14:paraId="619B29B3" w14:textId="25455A5C" w:rsidR="005F3EA9" w:rsidRDefault="00C95C9A" w:rsidP="009B01A6">
      <w:pPr>
        <w:pStyle w:val="NoSpacing"/>
        <w:jc w:val="both"/>
      </w:pPr>
      <w:r>
        <w:t>La</w:t>
      </w:r>
      <w:r w:rsidR="005F3EA9">
        <w:t xml:space="preserve"> huitième et le neuvième permettent de gérer les inclusions et les extensions des cas d’utilisation.</w:t>
      </w:r>
    </w:p>
    <w:p w14:paraId="189BAE1E" w14:textId="188C02EF" w:rsidR="005F3EA9" w:rsidRDefault="00B65FEA" w:rsidP="009B01A6">
      <w:pPr>
        <w:pStyle w:val="NoSpacing"/>
        <w:jc w:val="both"/>
      </w:pPr>
      <w:r>
        <w:t>Les derniè</w:t>
      </w:r>
      <w:r w:rsidR="005F3EA9">
        <w:t>r</w:t>
      </w:r>
      <w:r>
        <w:t>e</w:t>
      </w:r>
      <w:r w:rsidR="005F3EA9">
        <w:t>s icônes servent à la documentation du diagramme.</w:t>
      </w:r>
    </w:p>
    <w:p w14:paraId="27737291" w14:textId="77777777" w:rsidR="005F3EA9" w:rsidRDefault="005F3EA9" w:rsidP="009B01A6">
      <w:pPr>
        <w:pStyle w:val="NoSpacing"/>
        <w:jc w:val="both"/>
      </w:pPr>
    </w:p>
    <w:p w14:paraId="663184CE" w14:textId="77777777" w:rsidR="004A2E33" w:rsidRDefault="004A2E33" w:rsidP="009B01A6">
      <w:pPr>
        <w:pStyle w:val="NoSpacing"/>
        <w:jc w:val="both"/>
      </w:pPr>
    </w:p>
    <w:p w14:paraId="12FEEAF6" w14:textId="089E417F" w:rsidR="005F3EA9" w:rsidRDefault="005F3EA9" w:rsidP="009B01A6">
      <w:pPr>
        <w:pStyle w:val="NoSpacing"/>
        <w:jc w:val="both"/>
      </w:pPr>
      <w:r>
        <w:t>Les principes pour relier des acteurs et des cas d'utilisation</w:t>
      </w:r>
      <w:del w:id="445" w:author="Maxime Escourbiac" w:date="2011-03-14T15:48:00Z">
        <w:r w:rsidDel="007F3A8A">
          <w:delText>s</w:delText>
        </w:r>
      </w:del>
      <w:r>
        <w:t xml:space="preserve"> et pour afficher/modifier les propriétés sont </w:t>
      </w:r>
      <w:r w:rsidR="00C95C9A">
        <w:t>équivalents</w:t>
      </w:r>
      <w:r>
        <w:t xml:space="preserve"> au diagramme de classe.</w:t>
      </w:r>
    </w:p>
    <w:p w14:paraId="5888A161" w14:textId="299F40DC" w:rsidR="005F3EA9" w:rsidRDefault="009B01A6" w:rsidP="009B01A6">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jc w:val="center"/>
        <w:rPr>
          <w:sz w:val="20"/>
        </w:rPr>
      </w:pPr>
      <w:r>
        <w:rPr>
          <w:noProof/>
          <w:lang w:val="en-US" w:eastAsia="en-US"/>
        </w:rPr>
        <mc:AlternateContent>
          <mc:Choice Requires="wps">
            <w:drawing>
              <wp:anchor distT="152400" distB="152400" distL="152400" distR="152400" simplePos="0" relativeHeight="251685888" behindDoc="0" locked="0" layoutInCell="1" allowOverlap="1" wp14:anchorId="34B08251" wp14:editId="4535B902">
                <wp:simplePos x="0" y="0"/>
                <wp:positionH relativeFrom="page">
                  <wp:posOffset>2548890</wp:posOffset>
                </wp:positionH>
                <wp:positionV relativeFrom="page">
                  <wp:posOffset>8263890</wp:posOffset>
                </wp:positionV>
                <wp:extent cx="2717800" cy="177800"/>
                <wp:effectExtent l="0" t="0" r="0" b="0"/>
                <wp:wrapSquare wrapText="bothSides"/>
                <wp:docPr id="1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F0B5441" w14:textId="479AC72D" w:rsidR="00031A40" w:rsidRDefault="00031A40" w:rsidP="009B01A6">
                            <w:pPr>
                              <w:pStyle w:val="Formatlibre"/>
                              <w:tabs>
                                <w:tab w:val="left" w:pos="567"/>
                                <w:tab w:val="left" w:pos="1134"/>
                                <w:tab w:val="left" w:pos="1701"/>
                                <w:tab w:val="left" w:pos="2268"/>
                                <w:tab w:val="left" w:pos="2835"/>
                                <w:tab w:val="left" w:pos="3402"/>
                                <w:tab w:val="left" w:pos="3969"/>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14 : Exemple de diagramme de cas d’utilisation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44" style="position:absolute;left:0;text-align:left;margin-left:200.7pt;margin-top:650.7pt;width:214pt;height:14pt;z-index:25168588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" filled="f" stroked="f" strokeweight="1pt">
                <v:path arrowok="t"/>
                <v:textbox inset="0,0,0,0">
                  <w:txbxContent>
                    <w:p w14:paraId="3F0B5441" w14:textId="479AC72D" w:rsidR="00031A40" w:rsidRDefault="00031A40" w:rsidP="009B01A6">
                      <w:pPr>
                        <w:pStyle w:val="Formatlibre"/>
                        <w:tabs>
                          <w:tab w:val="left" w:pos="567"/>
                          <w:tab w:val="left" w:pos="1134"/>
                          <w:tab w:val="left" w:pos="1701"/>
                          <w:tab w:val="left" w:pos="2268"/>
                          <w:tab w:val="left" w:pos="2835"/>
                          <w:tab w:val="left" w:pos="3402"/>
                          <w:tab w:val="left" w:pos="3969"/>
                        </w:tabs>
                        <w:jc w:val="center"/>
                        <w:rPr>
                          <w:rFonts w:ascii="Times New Roman" w:eastAsia="Times New Roman" w:hAnsi="Times New Roman"/>
                          <w:color w:val="auto"/>
                          <w:sz w:val="20"/>
                          <w:lang w:bidi="x-none"/>
                        </w:rPr>
                      </w:pPr>
                      <w:r>
                        <w:t>fig 14 : Exemple de diagramme de cas d’utilisation</w:t>
                      </w:r>
                    </w:p>
                  </w:txbxContent>
                </v:textbox>
                <w10:wrap type="square" anchorx="page" anchory="page"/>
              </v:rect>
            </w:pict>
          </mc:Fallback>
        </mc:AlternateContent>
      </w:r>
      <w:r>
        <w:rPr>
          <w:noProof/>
          <w:lang w:val="en-US" w:eastAsia="en-US"/>
        </w:rPr>
        <w:drawing>
          <wp:anchor distT="152400" distB="152400" distL="152400" distR="152400" simplePos="0" relativeHeight="251686912" behindDoc="0" locked="0" layoutInCell="1" allowOverlap="1" wp14:anchorId="54B0A43A" wp14:editId="5D87FE5A">
            <wp:simplePos x="0" y="0"/>
            <wp:positionH relativeFrom="page">
              <wp:posOffset>720090</wp:posOffset>
            </wp:positionH>
            <wp:positionV relativeFrom="page">
              <wp:posOffset>6435090</wp:posOffset>
            </wp:positionV>
            <wp:extent cx="6280785" cy="1828800"/>
            <wp:effectExtent l="0" t="0" r="0" b="0"/>
            <wp:wrapThrough wrapText="bothSides">
              <wp:wrapPolygon edited="0">
                <wp:start x="0" y="0"/>
                <wp:lineTo x="0" y="21300"/>
                <wp:lineTo x="21489" y="21300"/>
                <wp:lineTo x="21489"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078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A3E10E"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ectPr w:rsidR="005F3EA9">
          <w:headerReference w:type="even" r:id="rId36"/>
          <w:headerReference w:type="default" r:id="rId37"/>
          <w:footerReference w:type="even" r:id="rId38"/>
          <w:footerReference w:type="default" r:id="rId39"/>
          <w:headerReference w:type="first" r:id="rId40"/>
          <w:footerReference w:type="first" r:id="rId41"/>
          <w:pgSz w:w="11900" w:h="16840"/>
          <w:pgMar w:top="1134" w:right="1134" w:bottom="1417" w:left="1134" w:header="709" w:footer="850" w:gutter="0"/>
          <w:cols w:space="720"/>
          <w:titlePg/>
        </w:sectPr>
      </w:pPr>
    </w:p>
    <w:p w14:paraId="05FD8F43" w14:textId="621F9F48" w:rsidR="005F3EA9" w:rsidRDefault="005F3EA9" w:rsidP="00327BF3">
      <w:pPr>
        <w:pStyle w:val="Heading2"/>
      </w:pPr>
      <w:bookmarkStart w:id="446" w:name="_Toc161767443"/>
      <w:r>
        <w:lastRenderedPageBreak/>
        <w:t>4-Création d’un diagramme d’état:</w:t>
      </w:r>
      <w:bookmarkEnd w:id="446"/>
    </w:p>
    <w:p w14:paraId="016A92DB" w14:textId="77777777" w:rsidR="00E31ED2" w:rsidRDefault="00E31ED2" w:rsidP="004A2E33">
      <w:pPr>
        <w:pStyle w:val="NoSpacing"/>
      </w:pPr>
    </w:p>
    <w:p w14:paraId="6B6DA127" w14:textId="77777777" w:rsidR="005F3EA9" w:rsidRDefault="005F3EA9" w:rsidP="00327BF3">
      <w:pPr>
        <w:pStyle w:val="NoSpacing"/>
        <w:jc w:val="both"/>
      </w:pPr>
      <w:r>
        <w:t>Comme pour le diagramme de classe et de cas d’utilisation tout se fait sur la barre d’ajout. Pour le diagramme d’état, elle se présente de la façon suivante.</w:t>
      </w:r>
    </w:p>
    <w:p w14:paraId="67CC4EA0" w14:textId="2C8960A5" w:rsidR="005F3EA9" w:rsidRDefault="00327BF3"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r>
        <w:rPr>
          <w:noProof/>
          <w:lang w:val="en-US" w:eastAsia="en-US"/>
        </w:rPr>
        <mc:AlternateContent>
          <mc:Choice Requires="wps">
            <w:drawing>
              <wp:anchor distT="152400" distB="152400" distL="152400" distR="152400" simplePos="0" relativeHeight="251688960" behindDoc="0" locked="0" layoutInCell="1" allowOverlap="1" wp14:anchorId="54B18531" wp14:editId="11D53437">
                <wp:simplePos x="0" y="0"/>
                <wp:positionH relativeFrom="page">
                  <wp:posOffset>2548890</wp:posOffset>
                </wp:positionH>
                <wp:positionV relativeFrom="page">
                  <wp:posOffset>2320290</wp:posOffset>
                </wp:positionV>
                <wp:extent cx="2298700" cy="177800"/>
                <wp:effectExtent l="0" t="0" r="12700" b="0"/>
                <wp:wrapSquare wrapText="bothSides"/>
                <wp:docPr id="1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87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44192D9" w14:textId="432F8552" w:rsidR="00031A40" w:rsidRDefault="00031A40" w:rsidP="005F3EA9">
                            <w:pPr>
                              <w:pStyle w:val="Formatlibre"/>
                              <w:tabs>
                                <w:tab w:val="left" w:pos="567"/>
                                <w:tab w:val="left" w:pos="1134"/>
                                <w:tab w:val="left" w:pos="1701"/>
                                <w:tab w:val="left" w:pos="2268"/>
                                <w:tab w:val="left" w:pos="2835"/>
                                <w:tab w:val="left" w:pos="3402"/>
                              </w:tabs>
                              <w:rPr>
                                <w:rFonts w:ascii="Times New Roman" w:eastAsia="Times New Roman" w:hAnsi="Times New Roman"/>
                                <w:color w:val="auto"/>
                                <w:sz w:val="20"/>
                                <w:lang w:bidi="x-none"/>
                              </w:rPr>
                            </w:pPr>
                            <w:proofErr w:type="spellStart"/>
                            <w:proofErr w:type="gramStart"/>
                            <w:r>
                              <w:t>fig</w:t>
                            </w:r>
                            <w:proofErr w:type="spellEnd"/>
                            <w:proofErr w:type="gramEnd"/>
                            <w:r>
                              <w:t xml:space="preserve"> 15 : Barre d’ajout du diagramme d’état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5" style="position:absolute;margin-left:200.7pt;margin-top:182.7pt;width:181pt;height:14pt;z-index:25168896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" filled="f" stroked="f" strokeweight="1pt">
                <v:path arrowok="t"/>
                <v:textbox inset="0,0,0,0">
                  <w:txbxContent>
                    <w:p w14:paraId="544192D9" w14:textId="432F8552" w:rsidR="00031A40" w:rsidRDefault="00031A40" w:rsidP="005F3EA9">
                      <w:pPr>
                        <w:pStyle w:val="Formatlibre"/>
                        <w:tabs>
                          <w:tab w:val="left" w:pos="567"/>
                          <w:tab w:val="left" w:pos="1134"/>
                          <w:tab w:val="left" w:pos="1701"/>
                          <w:tab w:val="left" w:pos="2268"/>
                          <w:tab w:val="left" w:pos="2835"/>
                          <w:tab w:val="left" w:pos="3402"/>
                        </w:tabs>
                        <w:rPr>
                          <w:rFonts w:ascii="Times New Roman" w:eastAsia="Times New Roman" w:hAnsi="Times New Roman"/>
                          <w:color w:val="auto"/>
                          <w:sz w:val="20"/>
                          <w:lang w:bidi="x-none"/>
                        </w:rPr>
                      </w:pPr>
                      <w:r>
                        <w:t>fig 15 : Barre d’ajout du diagramme d’état</w:t>
                      </w:r>
                    </w:p>
                  </w:txbxContent>
                </v:textbox>
                <w10:wrap type="square" anchorx="page" anchory="page"/>
              </v:rect>
            </w:pict>
          </mc:Fallback>
        </mc:AlternateContent>
      </w:r>
    </w:p>
    <w:p w14:paraId="73CF1B64" w14:textId="77777777" w:rsidR="004A2E33" w:rsidRDefault="004A2E33" w:rsidP="004A2E33">
      <w:pPr>
        <w:pStyle w:val="NoSpacing"/>
      </w:pPr>
    </w:p>
    <w:p w14:paraId="23F13AE6" w14:textId="77777777" w:rsidR="005F3EA9" w:rsidRDefault="005F3EA9" w:rsidP="00327BF3">
      <w:pPr>
        <w:pStyle w:val="NoSpacing"/>
        <w:jc w:val="both"/>
      </w:pPr>
      <w:r>
        <w:t xml:space="preserve">Le </w:t>
      </w:r>
      <w:r w:rsidRPr="004A2E33">
        <w:t>premier</w:t>
      </w:r>
      <w:r>
        <w:t xml:space="preserve"> sert à créer un nouvel état.</w:t>
      </w:r>
    </w:p>
    <w:p w14:paraId="786D5D2C" w14:textId="77777777" w:rsidR="005F3EA9" w:rsidRDefault="005F3EA9" w:rsidP="00327BF3">
      <w:pPr>
        <w:pStyle w:val="NoSpacing"/>
        <w:jc w:val="both"/>
      </w:pPr>
      <w:r>
        <w:t>Le</w:t>
      </w:r>
      <w:r>
        <w:rPr>
          <w:rFonts w:ascii="Helvetica Neue" w:hAnsi="Helvetica Neue"/>
          <w:b/>
        </w:rPr>
        <w:t xml:space="preserve"> </w:t>
      </w:r>
      <w:r w:rsidRPr="004A2E33">
        <w:t>second</w:t>
      </w:r>
      <w:r>
        <w:t xml:space="preserve"> sert à créer un nouvel état composite.</w:t>
      </w:r>
    </w:p>
    <w:p w14:paraId="169C561A" w14:textId="77777777" w:rsidR="005F3EA9" w:rsidRDefault="005F3EA9" w:rsidP="00327BF3">
      <w:pPr>
        <w:pStyle w:val="NoSpacing"/>
        <w:jc w:val="both"/>
      </w:pPr>
      <w:r>
        <w:t xml:space="preserve">Le </w:t>
      </w:r>
      <w:r w:rsidRPr="004A2E33">
        <w:t>troisième</w:t>
      </w:r>
      <w:r>
        <w:t xml:space="preserve"> sert à créer une nouvelle transition entre deux états.</w:t>
      </w:r>
    </w:p>
    <w:p w14:paraId="069FD354" w14:textId="77777777" w:rsidR="005F3EA9" w:rsidRDefault="005F3EA9" w:rsidP="00327BF3">
      <w:pPr>
        <w:pStyle w:val="NoSpacing"/>
        <w:jc w:val="both"/>
      </w:pPr>
      <w:r>
        <w:t xml:space="preserve">Le </w:t>
      </w:r>
      <w:r w:rsidRPr="004A2E33">
        <w:t>quatrième</w:t>
      </w:r>
      <w:r>
        <w:t xml:space="preserve"> sert à synchroniser plusieurs états.</w:t>
      </w:r>
    </w:p>
    <w:p w14:paraId="3C7AF39D" w14:textId="77777777" w:rsidR="005F3EA9" w:rsidRDefault="005F3EA9" w:rsidP="00327BF3">
      <w:pPr>
        <w:pStyle w:val="NoSpacing"/>
        <w:jc w:val="both"/>
      </w:pPr>
      <w:r>
        <w:t xml:space="preserve">Le </w:t>
      </w:r>
      <w:r w:rsidRPr="004A2E33">
        <w:t>cinquième</w:t>
      </w:r>
      <w:r>
        <w:t xml:space="preserve"> et le sixième permettent de créer des sous états et des conteneurs d’états.</w:t>
      </w:r>
    </w:p>
    <w:p w14:paraId="53E0AD6B" w14:textId="3F86AC36" w:rsidR="005F3EA9" w:rsidRDefault="005F3EA9" w:rsidP="00327BF3">
      <w:pPr>
        <w:pStyle w:val="NoSpacing"/>
        <w:jc w:val="both"/>
      </w:pPr>
      <w:r>
        <w:t xml:space="preserve">Le </w:t>
      </w:r>
      <w:r w:rsidRPr="004A2E33">
        <w:t>septième</w:t>
      </w:r>
      <w:r>
        <w:t xml:space="preserve"> et le </w:t>
      </w:r>
      <w:r w:rsidRPr="004A2E33">
        <w:t>huitième</w:t>
      </w:r>
      <w:r>
        <w:t xml:space="preserve"> insèrent le</w:t>
      </w:r>
      <w:r>
        <w:rPr>
          <w:noProof/>
          <w:lang w:val="en-US"/>
        </w:rPr>
        <w:drawing>
          <wp:anchor distT="152400" distB="152400" distL="152400" distR="152400" simplePos="0" relativeHeight="251687936" behindDoc="0" locked="0" layoutInCell="1" allowOverlap="1" wp14:anchorId="6C31B50D" wp14:editId="2D4D694B">
            <wp:simplePos x="0" y="0"/>
            <wp:positionH relativeFrom="page">
              <wp:posOffset>533400</wp:posOffset>
            </wp:positionH>
            <wp:positionV relativeFrom="page">
              <wp:posOffset>1968500</wp:posOffset>
            </wp:positionV>
            <wp:extent cx="6494780" cy="215900"/>
            <wp:effectExtent l="0" t="0" r="7620" b="12700"/>
            <wp:wrapThrough wrapText="bothSides">
              <wp:wrapPolygon edited="0">
                <wp:start x="0" y="0"/>
                <wp:lineTo x="0" y="20329"/>
                <wp:lineTo x="21541" y="20329"/>
                <wp:lineTo x="21541"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9478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152400" distB="152400" distL="152400" distR="152400" simplePos="0" relativeHeight="251689984" behindDoc="0" locked="0" layoutInCell="1" allowOverlap="1" wp14:anchorId="3E4491DB" wp14:editId="07406B8D">
                <wp:simplePos x="0" y="0"/>
                <wp:positionH relativeFrom="page">
                  <wp:posOffset>584200</wp:posOffset>
                </wp:positionH>
                <wp:positionV relativeFrom="page">
                  <wp:posOffset>1765300</wp:posOffset>
                </wp:positionV>
                <wp:extent cx="6413500" cy="177800"/>
                <wp:effectExtent l="0" t="0" r="0" b="0"/>
                <wp:wrapSquare wrapText="bothSides"/>
                <wp:docPr id="1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135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6A18BB9" w14:textId="77777777" w:rsidR="00031A40" w:rsidRDefault="00031A40" w:rsidP="005F3EA9">
                            <w:pPr>
                              <w:pStyle w:val="Formatlibr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rPr>
                                <w:rFonts w:ascii="Times New Roman" w:eastAsia="Times New Roman" w:hAnsi="Times New Roman"/>
                                <w:color w:val="auto"/>
                                <w:sz w:val="20"/>
                                <w:lang w:bidi="x-none"/>
                              </w:rPr>
                            </w:pPr>
                            <w:r>
                              <w:t xml:space="preserve">                     </w:t>
                            </w:r>
                            <w:r>
                              <w:rPr>
                                <w:color w:val="D90B00"/>
                                <w:sz w:val="20"/>
                              </w:rPr>
                              <w:t xml:space="preserve">1     2    3      4     5     6        7      8     9    10   11   12   13    14     15       16    17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46" style="position:absolute;left:0;text-align:left;margin-left:46pt;margin-top:139pt;width:505pt;height:14pt;z-index:25168998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" filled="f" stroked="f" strokeweight="1pt">
                <v:path arrowok="t"/>
                <v:textbox inset="0,0,0,0">
                  <w:txbxContent>
                    <w:p w14:paraId="36A18BB9" w14:textId="77777777" w:rsidR="00031A40" w:rsidRDefault="00031A40" w:rsidP="005F3EA9">
                      <w:pPr>
                        <w:pStyle w:val="Formatlibr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rPr>
                          <w:rFonts w:ascii="Times New Roman" w:eastAsia="Times New Roman" w:hAnsi="Times New Roman"/>
                          <w:color w:val="auto"/>
                          <w:sz w:val="20"/>
                          <w:lang w:bidi="x-none"/>
                        </w:rPr>
                      </w:pPr>
                      <w:r>
                        <w:t xml:space="preserve">                     </w:t>
                      </w:r>
                      <w:r>
                        <w:rPr>
                          <w:color w:val="D90B00"/>
                          <w:sz w:val="20"/>
                        </w:rPr>
                        <w:t xml:space="preserve">1     2    3      4     5     6        7      8     9    10   11   12   13    14     15       16    17              </w:t>
                      </w:r>
                    </w:p>
                  </w:txbxContent>
                </v:textbox>
                <w10:wrap type="square" anchorx="page" anchory="page"/>
              </v:rect>
            </w:pict>
          </mc:Fallback>
        </mc:AlternateContent>
      </w:r>
      <w:r>
        <w:t>s états initiaux et finaux du diagramme d’état.</w:t>
      </w:r>
    </w:p>
    <w:p w14:paraId="6D69C479" w14:textId="77777777" w:rsidR="005F3EA9" w:rsidRDefault="005F3EA9" w:rsidP="00327BF3">
      <w:pPr>
        <w:pStyle w:val="NoSpacing"/>
        <w:jc w:val="both"/>
      </w:pPr>
      <w:r>
        <w:t xml:space="preserve">Le </w:t>
      </w:r>
      <w:r w:rsidRPr="004A2E33">
        <w:t>neuvième</w:t>
      </w:r>
      <w:r>
        <w:t xml:space="preserve"> et le </w:t>
      </w:r>
      <w:r w:rsidRPr="004A2E33">
        <w:t>dixième</w:t>
      </w:r>
      <w:r>
        <w:t xml:space="preserve"> servent à gérer les jonctions et les choix.</w:t>
      </w:r>
    </w:p>
    <w:p w14:paraId="0DA357A9" w14:textId="77777777" w:rsidR="005F3EA9" w:rsidRDefault="005F3EA9" w:rsidP="00327BF3">
      <w:pPr>
        <w:pStyle w:val="NoSpacing"/>
        <w:jc w:val="both"/>
      </w:pPr>
      <w:r>
        <w:t xml:space="preserve">Le </w:t>
      </w:r>
      <w:r w:rsidRPr="004A2E33">
        <w:t>onzième</w:t>
      </w:r>
      <w:r>
        <w:t xml:space="preserve"> et le </w:t>
      </w:r>
      <w:r w:rsidRPr="004A2E33">
        <w:t>douzième</w:t>
      </w:r>
      <w:r>
        <w:t xml:space="preserve"> permettent les états parallèles (</w:t>
      </w:r>
      <w:proofErr w:type="spellStart"/>
      <w:r>
        <w:t>fork</w:t>
      </w:r>
      <w:proofErr w:type="spellEnd"/>
      <w:r>
        <w:t>).</w:t>
      </w:r>
    </w:p>
    <w:p w14:paraId="4E66B20E" w14:textId="77777777" w:rsidR="005F3EA9" w:rsidRDefault="005F3EA9" w:rsidP="00327BF3">
      <w:pPr>
        <w:pStyle w:val="NoSpacing"/>
        <w:jc w:val="both"/>
      </w:pPr>
      <w:r>
        <w:t xml:space="preserve">Le </w:t>
      </w:r>
      <w:r w:rsidRPr="004A2E33">
        <w:t>treizième</w:t>
      </w:r>
      <w:r>
        <w:t xml:space="preserve"> et le </w:t>
      </w:r>
      <w:r w:rsidRPr="004A2E33">
        <w:t>quatorzième</w:t>
      </w:r>
      <w:r>
        <w:t xml:space="preserve"> sont pour la gestion des historiques.</w:t>
      </w:r>
    </w:p>
    <w:p w14:paraId="54C99DC0" w14:textId="21EA1EEC" w:rsidR="005F3EA9" w:rsidRDefault="00101B1F" w:rsidP="00327BF3">
      <w:pPr>
        <w:pStyle w:val="NoSpacing"/>
        <w:jc w:val="both"/>
      </w:pPr>
      <w:r>
        <w:t>Les</w:t>
      </w:r>
      <w:r w:rsidR="005F3EA9">
        <w:t xml:space="preserve"> </w:t>
      </w:r>
      <w:r w:rsidR="005F3EA9" w:rsidRPr="004A2E33">
        <w:t>derniers</w:t>
      </w:r>
      <w:r w:rsidR="005F3EA9">
        <w:t xml:space="preserve"> annotés sont pour la gestion des événements et des actions.</w:t>
      </w:r>
    </w:p>
    <w:p w14:paraId="55B5A059" w14:textId="77777777" w:rsidR="005F3EA9" w:rsidRDefault="005F3EA9" w:rsidP="00327BF3">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jc w:val="both"/>
        <w:rPr>
          <w:sz w:val="20"/>
        </w:rPr>
      </w:pPr>
    </w:p>
    <w:p w14:paraId="33D548C1" w14:textId="77777777" w:rsidR="005F3EA9" w:rsidRDefault="005F3EA9" w:rsidP="00327BF3">
      <w:pPr>
        <w:pStyle w:val="NoSpacing"/>
        <w:jc w:val="both"/>
      </w:pPr>
      <w:r>
        <w:t>Les principes pour relier les états entre eux ou avec des opérateurs, et pour afficher/modifier les propriétés sont équivalent</w:t>
      </w:r>
      <w:del w:id="447" w:author="Maxime Escourbiac" w:date="2011-03-14T15:50:00Z">
        <w:r w:rsidDel="007F3A8A">
          <w:delText>e</w:delText>
        </w:r>
      </w:del>
      <w:r>
        <w:t>s au diagramme de classe et au diagramme de cas d’utilisation.</w:t>
      </w:r>
    </w:p>
    <w:p w14:paraId="1854E676" w14:textId="20891E0F"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0C1A0840" w14:textId="4752DAB9" w:rsidR="005F3EA9" w:rsidRDefault="004A2E33"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r>
        <w:rPr>
          <w:noProof/>
          <w:lang w:val="en-US" w:eastAsia="en-US"/>
        </w:rPr>
        <w:drawing>
          <wp:anchor distT="152400" distB="152400" distL="152400" distR="152400" simplePos="0" relativeHeight="251691008" behindDoc="0" locked="0" layoutInCell="1" allowOverlap="1" wp14:anchorId="7598DFF9" wp14:editId="32CBDAFE">
            <wp:simplePos x="0" y="0"/>
            <wp:positionH relativeFrom="page">
              <wp:posOffset>2320290</wp:posOffset>
            </wp:positionH>
            <wp:positionV relativeFrom="page">
              <wp:posOffset>5520690</wp:posOffset>
            </wp:positionV>
            <wp:extent cx="2872740" cy="3200400"/>
            <wp:effectExtent l="0" t="0" r="0" b="0"/>
            <wp:wrapThrough wrapText="bothSides">
              <wp:wrapPolygon edited="0">
                <wp:start x="0" y="0"/>
                <wp:lineTo x="0" y="21429"/>
                <wp:lineTo x="21390" y="21429"/>
                <wp:lineTo x="21390"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274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B2862"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70092D16"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2B139E01"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2AA14D54"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09205581"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387CDC01"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2910D74D"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06205CA6" w14:textId="49C9878E"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228EFE36"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1B72F40B" w14:textId="53622322" w:rsidR="004A2E33" w:rsidRDefault="004A2E33"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Helvetica Neue" w:hAnsi="Helvetica Neue"/>
          <w:b/>
          <w:sz w:val="20"/>
          <w:u w:val="single"/>
        </w:rPr>
      </w:pPr>
      <w:r>
        <w:rPr>
          <w:noProof/>
          <w:lang w:val="en-US" w:eastAsia="en-US"/>
        </w:rPr>
        <mc:AlternateContent>
          <mc:Choice Requires="wps">
            <w:drawing>
              <wp:anchor distT="152400" distB="152400" distL="152400" distR="152400" simplePos="0" relativeHeight="251692032" behindDoc="0" locked="0" layoutInCell="1" allowOverlap="1" wp14:anchorId="03961326" wp14:editId="76EAB34E">
                <wp:simplePos x="0" y="0"/>
                <wp:positionH relativeFrom="page">
                  <wp:posOffset>2777490</wp:posOffset>
                </wp:positionH>
                <wp:positionV relativeFrom="page">
                  <wp:posOffset>8721090</wp:posOffset>
                </wp:positionV>
                <wp:extent cx="2044700" cy="177800"/>
                <wp:effectExtent l="0" t="0" r="12700" b="0"/>
                <wp:wrapSquare wrapText="bothSides"/>
                <wp:docPr id="1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47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C2A26FF" w14:textId="3E04C127" w:rsidR="00031A40" w:rsidRDefault="00031A40" w:rsidP="005F3EA9">
                            <w:pPr>
                              <w:pStyle w:val="Formatlibre"/>
                              <w:tabs>
                                <w:tab w:val="left" w:pos="567"/>
                                <w:tab w:val="left" w:pos="1134"/>
                                <w:tab w:val="left" w:pos="1701"/>
                                <w:tab w:val="left" w:pos="2268"/>
                                <w:tab w:val="left" w:pos="2835"/>
                              </w:tabs>
                              <w:rPr>
                                <w:rFonts w:ascii="Times New Roman" w:eastAsia="Times New Roman" w:hAnsi="Times New Roman"/>
                                <w:color w:val="auto"/>
                                <w:sz w:val="20"/>
                                <w:lang w:bidi="x-none"/>
                              </w:rPr>
                            </w:pPr>
                            <w:proofErr w:type="spellStart"/>
                            <w:proofErr w:type="gramStart"/>
                            <w:r>
                              <w:t>fig</w:t>
                            </w:r>
                            <w:proofErr w:type="spellEnd"/>
                            <w:proofErr w:type="gramEnd"/>
                            <w:r>
                              <w:t xml:space="preserve"> 16 : Exemple de diagramme d’état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47" style="position:absolute;margin-left:218.7pt;margin-top:686.7pt;width:161pt;height:14pt;z-index:25169203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" filled="f" stroked="f" strokeweight="1pt">
                <v:path arrowok="t"/>
                <v:textbox inset="0,0,0,0">
                  <w:txbxContent>
                    <w:p w14:paraId="5C2A26FF" w14:textId="3E04C127" w:rsidR="00031A40" w:rsidRDefault="00031A40" w:rsidP="005F3EA9">
                      <w:pPr>
                        <w:pStyle w:val="Formatlibre"/>
                        <w:tabs>
                          <w:tab w:val="left" w:pos="567"/>
                          <w:tab w:val="left" w:pos="1134"/>
                          <w:tab w:val="left" w:pos="1701"/>
                          <w:tab w:val="left" w:pos="2268"/>
                          <w:tab w:val="left" w:pos="2835"/>
                        </w:tabs>
                        <w:rPr>
                          <w:rFonts w:ascii="Times New Roman" w:eastAsia="Times New Roman" w:hAnsi="Times New Roman"/>
                          <w:color w:val="auto"/>
                          <w:sz w:val="20"/>
                          <w:lang w:bidi="x-none"/>
                        </w:rPr>
                      </w:pPr>
                      <w:r>
                        <w:t xml:space="preserve">fig 16 : Exemple de diagramme d’état </w:t>
                      </w:r>
                    </w:p>
                  </w:txbxContent>
                </v:textbox>
                <w10:wrap type="square" anchorx="page" anchory="page"/>
              </v:rect>
            </w:pict>
          </mc:Fallback>
        </mc:AlternateContent>
      </w:r>
    </w:p>
    <w:p w14:paraId="24091A2C" w14:textId="77777777" w:rsidR="004A2E33" w:rsidRDefault="004A2E33"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Helvetica Neue" w:hAnsi="Helvetica Neue"/>
          <w:b/>
          <w:sz w:val="20"/>
          <w:u w:val="single"/>
        </w:rPr>
      </w:pPr>
    </w:p>
    <w:p w14:paraId="0C3DCB1A" w14:textId="77777777" w:rsidR="004A2E33" w:rsidRDefault="004A2E33"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Helvetica Neue" w:hAnsi="Helvetica Neue"/>
          <w:b/>
          <w:sz w:val="20"/>
          <w:u w:val="single"/>
        </w:rPr>
      </w:pPr>
    </w:p>
    <w:p w14:paraId="62BB100B" w14:textId="77777777" w:rsidR="005F3EA9" w:rsidRDefault="005F3EA9" w:rsidP="00327BF3">
      <w:pPr>
        <w:pStyle w:val="Heading2"/>
      </w:pPr>
      <w:bookmarkStart w:id="448" w:name="_Toc161767444"/>
      <w:r>
        <w:t>5-Analyse des points positifs et négatifs:</w:t>
      </w:r>
      <w:bookmarkEnd w:id="448"/>
    </w:p>
    <w:p w14:paraId="4EC7C34E" w14:textId="77777777" w:rsidR="004A2E33" w:rsidRDefault="004A2E33" w:rsidP="004A2E33">
      <w:pPr>
        <w:pStyle w:val="NoSpacing"/>
      </w:pPr>
    </w:p>
    <w:p w14:paraId="3D635934" w14:textId="2B880C2A" w:rsidR="005F3EA9" w:rsidRDefault="005F3EA9" w:rsidP="00327BF3">
      <w:pPr>
        <w:pStyle w:val="NoSpacing"/>
        <w:jc w:val="both"/>
      </w:pPr>
      <w:r>
        <w:t>Le premier point positif est la licence Eclipse Public Licence (EPL) qui permet d’utiliser gratuitement un logiciel de création de diagra</w:t>
      </w:r>
      <w:r w:rsidR="00172C60">
        <w:t>mme UML</w:t>
      </w:r>
      <w:ins w:id="449" w:author="Maxime Escourbiac" w:date="2011-03-14T15:50:00Z">
        <w:r w:rsidR="007F3A8A">
          <w:t>.</w:t>
        </w:r>
      </w:ins>
      <w:del w:id="450" w:author="Maxime Escourbiac" w:date="2011-03-14T15:50:00Z">
        <w:r w:rsidR="00172C60" w:rsidDel="007F3A8A">
          <w:delText>,</w:delText>
        </w:r>
      </w:del>
      <w:r w:rsidR="00172C60">
        <w:t xml:space="preserve"> </w:t>
      </w:r>
      <w:ins w:id="451" w:author="Maxime Escourbiac" w:date="2011-03-14T15:50:00Z">
        <w:r w:rsidR="007F3A8A">
          <w:t>O</w:t>
        </w:r>
      </w:ins>
      <w:del w:id="452" w:author="Maxime Escourbiac" w:date="2011-03-14T15:50:00Z">
        <w:r w:rsidR="00172C60" w:rsidDel="007F3A8A">
          <w:delText>o</w:delText>
        </w:r>
      </w:del>
      <w:r w:rsidR="00172C60">
        <w:t>n peut rappeler que la</w:t>
      </w:r>
      <w:r>
        <w:t xml:space="preserve"> licence EPL n’est pas dite «virale», c’est à dire que l’on peut l’utilis</w:t>
      </w:r>
      <w:r w:rsidR="00172C60">
        <w:t>er sans être obligé</w:t>
      </w:r>
      <w:r>
        <w:t xml:space="preserve"> d’ouvrir les modèles sur lesquels on travaille. </w:t>
      </w:r>
    </w:p>
    <w:p w14:paraId="2761E640" w14:textId="3B913914" w:rsidR="005F3EA9" w:rsidRPr="007F3A8A" w:rsidRDefault="005F3EA9" w:rsidP="00327BF3">
      <w:pPr>
        <w:pStyle w:val="NoSpacing"/>
        <w:jc w:val="both"/>
        <w:rPr>
          <w:color w:val="C0504D" w:themeColor="accent2"/>
          <w:rPrChange w:id="453" w:author="Maxime Escourbiac" w:date="2011-03-14T15:51:00Z">
            <w:rPr/>
          </w:rPrChange>
        </w:rPr>
      </w:pPr>
      <w:r>
        <w:t xml:space="preserve">Le deuxième est la grande facilité d’utilisation. </w:t>
      </w:r>
      <w:del w:id="454" w:author="Maxime Escourbiac" w:date="2011-03-14T20:00:00Z">
        <w:r w:rsidRPr="009353DD" w:rsidDel="009353DD">
          <w:rPr>
            <w:color w:val="auto"/>
            <w:rPrChange w:id="455" w:author="Maxime Escourbiac" w:date="2011-03-14T20:01:00Z">
              <w:rPr>
                <w:rFonts w:ascii="Cambria" w:hAnsi="Cambria"/>
              </w:rPr>
            </w:rPrChange>
          </w:rPr>
          <w:delText>Il est intuitif de créer les différents diagrammes car l’interface de créations des divers</w:delText>
        </w:r>
      </w:del>
      <w:del w:id="456" w:author="Maxime Escourbiac" w:date="2011-03-14T15:51:00Z">
        <w:r w:rsidRPr="009353DD" w:rsidDel="007F3A8A">
          <w:rPr>
            <w:color w:val="auto"/>
            <w:rPrChange w:id="457" w:author="Maxime Escourbiac" w:date="2011-03-14T20:01:00Z">
              <w:rPr>
                <w:rFonts w:ascii="Cambria" w:hAnsi="Cambria"/>
              </w:rPr>
            </w:rPrChange>
          </w:rPr>
          <w:delText>es</w:delText>
        </w:r>
      </w:del>
      <w:del w:id="458" w:author="Maxime Escourbiac" w:date="2011-03-14T20:00:00Z">
        <w:r w:rsidRPr="009353DD" w:rsidDel="009353DD">
          <w:rPr>
            <w:color w:val="auto"/>
            <w:rPrChange w:id="459" w:author="Maxime Escourbiac" w:date="2011-03-14T20:01:00Z">
              <w:rPr>
                <w:rFonts w:ascii="Cambria" w:hAnsi="Cambria"/>
              </w:rPr>
            </w:rPrChange>
          </w:rPr>
          <w:delText xml:space="preserve"> diagrammes se ressemble très fortement.</w:delText>
        </w:r>
      </w:del>
      <w:ins w:id="460" w:author="Maxime Escourbiac" w:date="2011-03-14T20:00:00Z">
        <w:r w:rsidR="009353DD" w:rsidRPr="009353DD">
          <w:rPr>
            <w:color w:val="auto"/>
            <w:rPrChange w:id="461" w:author="Maxime Escourbiac" w:date="2011-03-14T20:01:00Z">
              <w:rPr>
                <w:rFonts w:ascii="Cambria" w:hAnsi="Cambria"/>
                <w:color w:val="C0504D" w:themeColor="accent2"/>
              </w:rPr>
            </w:rPrChange>
          </w:rPr>
          <w:t>En effet, la création des différents diagrammes est intuitive, et les interfaces des divers éléments se ressemblent.</w:t>
        </w:r>
        <w:r w:rsidR="009353DD">
          <w:rPr>
            <w:color w:val="C0504D" w:themeColor="accent2"/>
          </w:rPr>
          <w:t xml:space="preserve"> </w:t>
        </w:r>
      </w:ins>
      <w:r w:rsidRPr="007F3A8A">
        <w:rPr>
          <w:color w:val="C0504D" w:themeColor="accent2"/>
          <w:rPrChange w:id="462" w:author="Maxime Escourbiac" w:date="2011-03-14T15:51:00Z">
            <w:rPr>
              <w:rFonts w:ascii="Cambria" w:hAnsi="Cambria"/>
            </w:rPr>
          </w:rPrChange>
        </w:rPr>
        <w:t xml:space="preserve"> </w:t>
      </w:r>
    </w:p>
    <w:p w14:paraId="609C6213" w14:textId="77777777" w:rsidR="004A2E33" w:rsidRDefault="004A2E33" w:rsidP="00327BF3">
      <w:pPr>
        <w:pStyle w:val="NoSpacing"/>
        <w:jc w:val="both"/>
      </w:pPr>
    </w:p>
    <w:p w14:paraId="6A6B4B77" w14:textId="77777777" w:rsidR="004A2E33" w:rsidRDefault="004A2E33" w:rsidP="00327BF3">
      <w:pPr>
        <w:pStyle w:val="NoSpacing"/>
        <w:jc w:val="both"/>
      </w:pPr>
    </w:p>
    <w:p w14:paraId="71CAEE3A" w14:textId="77777777" w:rsidR="005F3EA9" w:rsidRDefault="005F3EA9" w:rsidP="00327BF3">
      <w:pPr>
        <w:pStyle w:val="NoSpacing"/>
        <w:jc w:val="both"/>
      </w:pPr>
      <w:r>
        <w:t xml:space="preserve">On peut ajouter la génération de codes en plusieurs langages. Avec les mêmes diagrammes de classe UML, il est possible de créer les fichiers de codes commentés dans différents langages. La documentation du code permet d’utiliser directement </w:t>
      </w:r>
      <w:proofErr w:type="spellStart"/>
      <w:r>
        <w:t>Doxygen</w:t>
      </w:r>
      <w:proofErr w:type="spellEnd"/>
      <w:r>
        <w:t>.</w:t>
      </w:r>
      <w:r>
        <w:cr/>
        <w:t xml:space="preserve"> </w:t>
      </w:r>
    </w:p>
    <w:p w14:paraId="24ED9D04" w14:textId="77777777" w:rsidR="004A2E33" w:rsidRDefault="004A2E33" w:rsidP="00327BF3">
      <w:pPr>
        <w:pStyle w:val="NoSpacing"/>
        <w:jc w:val="both"/>
      </w:pPr>
    </w:p>
    <w:p w14:paraId="11222421" w14:textId="5A6A16AD" w:rsidR="005F3EA9" w:rsidRDefault="005F3EA9" w:rsidP="00327BF3">
      <w:pPr>
        <w:pStyle w:val="NoSpacing"/>
        <w:jc w:val="both"/>
      </w:pPr>
      <w:r>
        <w:t xml:space="preserve">Dans </w:t>
      </w:r>
      <w:r w:rsidR="00172C60">
        <w:t>les points négatifs</w:t>
      </w:r>
      <w:r>
        <w:t>, on peut noter l’austérité de l’interface, qui n’est pas très moderne.  On peut aussi regretter l’absence de</w:t>
      </w:r>
      <w:del w:id="463" w:author="Maxime Escourbiac" w:date="2011-03-14T15:52:00Z">
        <w:r w:rsidDel="007F3A8A">
          <w:delText>s</w:delText>
        </w:r>
      </w:del>
      <w:r>
        <w:t xml:space="preserve"> raccourcis clavier standard</w:t>
      </w:r>
      <w:ins w:id="464" w:author="Maxime Escourbiac" w:date="2011-03-14T15:52:00Z">
        <w:r w:rsidR="007F3A8A">
          <w:t>s</w:t>
        </w:r>
      </w:ins>
      <w:r>
        <w:t xml:space="preserve"> à la plupart des programmes (</w:t>
      </w:r>
      <w:proofErr w:type="spellStart"/>
      <w:r>
        <w:t>Ctrl+c</w:t>
      </w:r>
      <w:proofErr w:type="spellEnd"/>
      <w:r>
        <w:t xml:space="preserve">, </w:t>
      </w:r>
      <w:proofErr w:type="spellStart"/>
      <w:r>
        <w:t>Ctrl+v</w:t>
      </w:r>
      <w:proofErr w:type="spellEnd"/>
      <w:r>
        <w:t xml:space="preserve">, </w:t>
      </w:r>
      <w:proofErr w:type="spellStart"/>
      <w:r>
        <w:t>Ctrl+z</w:t>
      </w:r>
      <w:proofErr w:type="spellEnd"/>
      <w:r>
        <w:t xml:space="preserve"> </w:t>
      </w:r>
      <w:proofErr w:type="spellStart"/>
      <w:r>
        <w:t>etc</w:t>
      </w:r>
      <w:proofErr w:type="spellEnd"/>
      <w:r>
        <w:t xml:space="preserve">...) </w:t>
      </w:r>
      <w:ins w:id="465" w:author="Maxime Escourbiac" w:date="2011-03-14T15:52:00Z">
        <w:r w:rsidR="007F3A8A">
          <w:t>qui</w:t>
        </w:r>
      </w:ins>
      <w:del w:id="466" w:author="Maxime Escourbiac" w:date="2011-03-14T15:52:00Z">
        <w:r w:rsidDel="007F3A8A">
          <w:delText>cela</w:delText>
        </w:r>
      </w:del>
      <w:r>
        <w:t xml:space="preserve"> ralentit considérablement la conception du modèle car tout doit se faire à la souris.</w:t>
      </w:r>
    </w:p>
    <w:p w14:paraId="4AAD68A9" w14:textId="77777777" w:rsidR="004A2E33" w:rsidRDefault="004A2E33" w:rsidP="00327BF3">
      <w:pPr>
        <w:pStyle w:val="NoSpacing"/>
        <w:jc w:val="both"/>
      </w:pPr>
    </w:p>
    <w:p w14:paraId="7994FCCC" w14:textId="77777777" w:rsidR="004A2E33" w:rsidRDefault="004A2E33" w:rsidP="00327BF3">
      <w:pPr>
        <w:pStyle w:val="NoSpacing"/>
        <w:jc w:val="both"/>
      </w:pPr>
    </w:p>
    <w:p w14:paraId="65D0BF9B" w14:textId="420F845B" w:rsidR="005F3EA9" w:rsidRPr="009353DD" w:rsidRDefault="005F3EA9" w:rsidP="00327BF3">
      <w:pPr>
        <w:pStyle w:val="NoSpacing"/>
        <w:jc w:val="both"/>
        <w:rPr>
          <w:color w:val="auto"/>
          <w:rPrChange w:id="467" w:author="Maxime Escourbiac" w:date="2011-03-14T20:02:00Z">
            <w:rPr/>
          </w:rPrChange>
        </w:rPr>
      </w:pPr>
      <w:r>
        <w:t>Un autre défaut notable présent</w:t>
      </w:r>
      <w:r w:rsidR="00172C60">
        <w:t xml:space="preserve"> dans les diagrammes de </w:t>
      </w:r>
      <w:r w:rsidR="00172C60" w:rsidRPr="009353DD">
        <w:rPr>
          <w:color w:val="auto"/>
          <w:rPrChange w:id="468" w:author="Maxime Escourbiac" w:date="2011-03-14T20:02:00Z">
            <w:rPr>
              <w:rFonts w:ascii="Cambria" w:hAnsi="Cambria"/>
            </w:rPr>
          </w:rPrChange>
        </w:rPr>
        <w:t xml:space="preserve">classe est </w:t>
      </w:r>
      <w:del w:id="469" w:author="Maxime Escourbiac" w:date="2011-03-14T20:02:00Z">
        <w:r w:rsidRPr="009353DD" w:rsidDel="009353DD">
          <w:rPr>
            <w:color w:val="auto"/>
            <w:rPrChange w:id="470" w:author="Maxime Escourbiac" w:date="2011-03-14T20:02:00Z">
              <w:rPr>
                <w:rFonts w:ascii="Cambria" w:hAnsi="Cambria"/>
              </w:rPr>
            </w:rPrChange>
          </w:rPr>
          <w:delText>la présence</w:delText>
        </w:r>
      </w:del>
      <w:ins w:id="471" w:author="Maxime Escourbiac" w:date="2011-03-14T20:02:00Z">
        <w:r w:rsidR="009353DD" w:rsidRPr="009353DD">
          <w:rPr>
            <w:color w:val="auto"/>
            <w:rPrChange w:id="472" w:author="Maxime Escourbiac" w:date="2011-03-14T20:02:00Z">
              <w:rPr>
                <w:rFonts w:ascii="Cambria" w:hAnsi="Cambria"/>
                <w:color w:val="C0504D" w:themeColor="accent2"/>
              </w:rPr>
            </w:rPrChange>
          </w:rPr>
          <w:t>l’absence</w:t>
        </w:r>
      </w:ins>
      <w:r w:rsidRPr="009353DD">
        <w:rPr>
          <w:color w:val="auto"/>
          <w:rPrChange w:id="473" w:author="Maxime Escourbiac" w:date="2011-03-14T20:02:00Z">
            <w:rPr>
              <w:rFonts w:ascii="Cambria" w:hAnsi="Cambria"/>
            </w:rPr>
          </w:rPrChange>
        </w:rPr>
        <w:t xml:space="preserve"> d’un indicateur sur la visibilité des classes </w:t>
      </w:r>
      <w:r w:rsidR="00172C60" w:rsidRPr="009353DD">
        <w:rPr>
          <w:color w:val="auto"/>
          <w:rPrChange w:id="474" w:author="Maxime Escourbiac" w:date="2011-03-14T20:02:00Z">
            <w:rPr>
              <w:rFonts w:ascii="Cambria" w:hAnsi="Cambria"/>
            </w:rPr>
          </w:rPrChange>
        </w:rPr>
        <w:t>(les</w:t>
      </w:r>
      <w:r w:rsidRPr="009353DD">
        <w:rPr>
          <w:color w:val="auto"/>
          <w:rPrChange w:id="475" w:author="Maxime Escourbiac" w:date="2011-03-14T20:02:00Z">
            <w:rPr>
              <w:rFonts w:ascii="Cambria" w:hAnsi="Cambria"/>
            </w:rPr>
          </w:rPrChange>
        </w:rPr>
        <w:t xml:space="preserve"> symboles +,-</w:t>
      </w:r>
      <w:r w:rsidR="00172C60" w:rsidRPr="009353DD">
        <w:rPr>
          <w:color w:val="auto"/>
          <w:rPrChange w:id="476" w:author="Maxime Escourbiac" w:date="2011-03-14T20:02:00Z">
            <w:rPr>
              <w:rFonts w:ascii="Cambria" w:hAnsi="Cambria"/>
            </w:rPr>
          </w:rPrChange>
        </w:rPr>
        <w:t>, #</w:t>
      </w:r>
      <w:ins w:id="477" w:author="Maxime Escourbiac" w:date="2011-03-14T20:02:00Z">
        <w:r w:rsidR="009353DD" w:rsidRPr="009353DD">
          <w:rPr>
            <w:color w:val="auto"/>
            <w:rPrChange w:id="478" w:author="Maxime Escourbiac" w:date="2011-03-14T20:02:00Z">
              <w:rPr>
                <w:rFonts w:ascii="Cambria" w:hAnsi="Cambria"/>
                <w:color w:val="C0504D" w:themeColor="accent2"/>
              </w:rPr>
            </w:rPrChange>
          </w:rPr>
          <w:t xml:space="preserve"> utilisés en UML2</w:t>
        </w:r>
      </w:ins>
      <w:r w:rsidRPr="009353DD">
        <w:rPr>
          <w:color w:val="auto"/>
          <w:rPrChange w:id="479" w:author="Maxime Escourbiac" w:date="2011-03-14T20:02:00Z">
            <w:rPr>
              <w:rFonts w:ascii="Cambria" w:hAnsi="Cambria"/>
            </w:rPr>
          </w:rPrChange>
        </w:rPr>
        <w:t>) qui peut gêner sur les diagrammes de classe de conceptions (méthodes et attributs).</w:t>
      </w:r>
    </w:p>
    <w:p w14:paraId="63B32368" w14:textId="77777777" w:rsidR="004A2E33" w:rsidRDefault="004A2E33" w:rsidP="00327BF3">
      <w:pPr>
        <w:pStyle w:val="NoSpacing"/>
        <w:jc w:val="both"/>
      </w:pPr>
    </w:p>
    <w:p w14:paraId="6A622C03" w14:textId="77777777" w:rsidR="004A2E33" w:rsidRDefault="004A2E33" w:rsidP="00327BF3">
      <w:pPr>
        <w:pStyle w:val="NoSpacing"/>
        <w:jc w:val="both"/>
      </w:pPr>
    </w:p>
    <w:p w14:paraId="1453914D" w14:textId="77777777" w:rsidR="005F3EA9" w:rsidRDefault="005F3EA9" w:rsidP="00327BF3">
      <w:pPr>
        <w:pStyle w:val="NoSpacing"/>
        <w:jc w:val="both"/>
      </w:pPr>
      <w:r>
        <w:t>On pourrait rajouter l’absence de gestion de travaux collaboratifs, qui aurait pu se faire avec un module pour travailler avec des gestionnaires de projet comme SVN, GIT. Un support de ce type de technologie pourrait permettre une adoption plus grande de ce logiciel dans le monde de l‘entreprise.</w:t>
      </w:r>
    </w:p>
    <w:p w14:paraId="533F6A1F" w14:textId="77777777" w:rsidR="004A2E33" w:rsidRDefault="004A2E33" w:rsidP="00327BF3">
      <w:pPr>
        <w:pStyle w:val="NoSpacing"/>
        <w:jc w:val="both"/>
      </w:pPr>
    </w:p>
    <w:p w14:paraId="63AC838D" w14:textId="40D10BEA" w:rsidR="005F3EA9" w:rsidRDefault="005F3EA9" w:rsidP="00327BF3">
      <w:pPr>
        <w:pStyle w:val="NoSpacing"/>
        <w:jc w:val="both"/>
      </w:pPr>
      <w:r>
        <w:t xml:space="preserve">Cependant ces défauts n’altèrent en rien la qualité générale du programme et ce logiciel peut servir à concevoir des modèles d’une grande complexité. </w:t>
      </w:r>
    </w:p>
    <w:p w14:paraId="2EC2D7DE" w14:textId="77777777" w:rsidR="004A2E33" w:rsidRPr="004A2E33" w:rsidRDefault="004A2E33" w:rsidP="004A2E33">
      <w:pPr>
        <w:pStyle w:val="NoSpacing"/>
        <w:sectPr w:rsidR="004A2E33" w:rsidRPr="004A2E33">
          <w:headerReference w:type="even" r:id="rId44"/>
          <w:headerReference w:type="default" r:id="rId45"/>
          <w:footerReference w:type="even" r:id="rId46"/>
          <w:footerReference w:type="default" r:id="rId47"/>
          <w:headerReference w:type="first" r:id="rId48"/>
          <w:footerReference w:type="first" r:id="rId49"/>
          <w:pgSz w:w="11900" w:h="16840"/>
          <w:pgMar w:top="1134" w:right="1134" w:bottom="1417" w:left="1134" w:header="709" w:footer="850" w:gutter="0"/>
          <w:cols w:space="720"/>
          <w:titlePg/>
        </w:sectPr>
      </w:pPr>
    </w:p>
    <w:p w14:paraId="4F5E6188" w14:textId="14FE757B" w:rsidR="005F3EA9" w:rsidRPr="005F3EA9" w:rsidRDefault="00123CF9" w:rsidP="00123CF9">
      <w:pPr>
        <w:pStyle w:val="Title"/>
      </w:pPr>
      <w:r>
        <w:lastRenderedPageBreak/>
        <w:t>II Etude des modèles et des normes existantes</w:t>
      </w:r>
    </w:p>
    <w:p w14:paraId="72D080DC" w14:textId="07713AFD" w:rsidR="005F3EA9" w:rsidRDefault="00123CF9" w:rsidP="00123CF9">
      <w:pPr>
        <w:pStyle w:val="Heading1"/>
      </w:pPr>
      <w:bookmarkStart w:id="480" w:name="_Toc161766889"/>
      <w:bookmarkStart w:id="481" w:name="_Toc161766928"/>
      <w:bookmarkStart w:id="482" w:name="_Toc161767445"/>
      <w:r>
        <w:t>II</w:t>
      </w:r>
      <w:r w:rsidR="005F3EA9">
        <w:t>.1 : Les normes existantes.</w:t>
      </w:r>
      <w:bookmarkEnd w:id="480"/>
      <w:bookmarkEnd w:id="481"/>
      <w:bookmarkEnd w:id="482"/>
    </w:p>
    <w:p w14:paraId="43EC6BB0" w14:textId="77777777" w:rsidR="005F3EA9" w:rsidRDefault="005F3EA9" w:rsidP="004A2E33">
      <w:pPr>
        <w:pStyle w:val="NoSpacing"/>
      </w:pPr>
    </w:p>
    <w:p w14:paraId="5FEC0AD7" w14:textId="75142AA5" w:rsidR="005F3EA9" w:rsidRDefault="005F3EA9" w:rsidP="000C36B6">
      <w:pPr>
        <w:pStyle w:val="NoSpacing"/>
        <w:jc w:val="both"/>
      </w:pPr>
      <w:r>
        <w:t>Dans le domaine du transport, comme dans de nombreux domaines industriels et scientifiq</w:t>
      </w:r>
      <w:r w:rsidR="00FF081B">
        <w:t>ues, il existe des organismes</w:t>
      </w:r>
      <w:r>
        <w:t xml:space="preserve"> qui ont pour but de fixer des normes afin de permettre une interopérabilité entre les différents systèmes.</w:t>
      </w:r>
    </w:p>
    <w:p w14:paraId="7D68B404" w14:textId="4FBB8095" w:rsidR="005F3EA9" w:rsidRDefault="005F3EA9" w:rsidP="000C36B6">
      <w:pPr>
        <w:pStyle w:val="NoSpacing"/>
        <w:jc w:val="both"/>
      </w:pPr>
      <w:r>
        <w:t xml:space="preserve">On a une organisation hiérarchique </w:t>
      </w:r>
      <w:r w:rsidR="00FF081B">
        <w:t>basée</w:t>
      </w:r>
      <w:r>
        <w:t xml:space="preserve"> comme ceci:</w:t>
      </w:r>
    </w:p>
    <w:p w14:paraId="4767177E" w14:textId="77777777" w:rsidR="004A2E33" w:rsidRDefault="004A2E33" w:rsidP="004A2E33">
      <w:pPr>
        <w:pStyle w:val="NoSpacing"/>
      </w:pPr>
    </w:p>
    <w:p w14:paraId="34CEFC75" w14:textId="77777777" w:rsidR="005F3EA9" w:rsidRDefault="005F3EA9" w:rsidP="00123CF9">
      <w:pPr>
        <w:pStyle w:val="Heading2"/>
      </w:pPr>
      <w:bookmarkStart w:id="483" w:name="_Toc161767446"/>
      <w:r>
        <w:t xml:space="preserve">1-Un organisme mondial, l’ISO (International </w:t>
      </w:r>
      <w:proofErr w:type="spellStart"/>
      <w:r>
        <w:t>Organization</w:t>
      </w:r>
      <w:proofErr w:type="spellEnd"/>
      <w:r>
        <w:t xml:space="preserve"> for </w:t>
      </w:r>
      <w:proofErr w:type="spellStart"/>
      <w:r>
        <w:t>Standardization</w:t>
      </w:r>
      <w:proofErr w:type="spellEnd"/>
      <w:r>
        <w:t>):</w:t>
      </w:r>
      <w:bookmarkEnd w:id="483"/>
    </w:p>
    <w:p w14:paraId="03B7E9DA" w14:textId="77777777" w:rsidR="005F3EA9" w:rsidRDefault="005F3EA9" w:rsidP="000C36B6">
      <w:pPr>
        <w:pStyle w:val="Formatlibre"/>
        <w:spacing w:line="240" w:lineRule="auto"/>
        <w:jc w:val="both"/>
        <w:rPr>
          <w:rFonts w:ascii="Helvetica Neue" w:hAnsi="Helvetica Neue"/>
          <w:b/>
          <w:sz w:val="20"/>
          <w:u w:val="single"/>
        </w:rPr>
      </w:pPr>
    </w:p>
    <w:p w14:paraId="4192FF66" w14:textId="49FDA831" w:rsidR="005F3EA9" w:rsidRDefault="005F3EA9" w:rsidP="000C36B6">
      <w:pPr>
        <w:pStyle w:val="NoSpacing"/>
        <w:jc w:val="both"/>
      </w:pPr>
      <w:r>
        <w:t xml:space="preserve">Fondé le 23 février 1947, l’ISO est une organisation non-gouvernementale présente dans 163 pays, qui a pour but de produire des normes internationales dans les domaines industriels et commerciaux appelées </w:t>
      </w:r>
      <w:r w:rsidRPr="004A2E33">
        <w:t>normes ISO</w:t>
      </w:r>
      <w:r>
        <w:rPr>
          <w:rFonts w:ascii="Helvetica Neue" w:hAnsi="Helvetica Neue"/>
          <w:b/>
        </w:rPr>
        <w:t xml:space="preserve">. </w:t>
      </w:r>
      <w:r>
        <w:rPr>
          <w:rFonts w:ascii="Helvetica Neue" w:hAnsi="Helvetica Neue"/>
          <w:b/>
        </w:rPr>
        <w:cr/>
      </w:r>
      <w:r>
        <w:t>(</w:t>
      </w:r>
      <w:del w:id="484" w:author="Maxime Escourbiac" w:date="2011-03-14T20:03:00Z">
        <w:r w:rsidDel="009353DD">
          <w:delText>source</w:delText>
        </w:r>
      </w:del>
      <w:ins w:id="485" w:author="Maxime Escourbiac" w:date="2011-03-14T20:03:00Z">
        <w:r w:rsidR="009353DD">
          <w:t>Source</w:t>
        </w:r>
      </w:ins>
      <w:r>
        <w:t xml:space="preserve">: </w:t>
      </w:r>
      <w:hyperlink r:id="rId50" w:history="1">
        <w:r>
          <w:rPr>
            <w:color w:val="000099"/>
          </w:rPr>
          <w:t>www.iso.org</w:t>
        </w:r>
      </w:hyperlink>
      <w:r>
        <w:t>)</w:t>
      </w:r>
    </w:p>
    <w:p w14:paraId="5B4DDCBC" w14:textId="4ABF1199" w:rsidR="004A2E33" w:rsidRDefault="00123CF9" w:rsidP="004A2E33">
      <w:pPr>
        <w:pStyle w:val="NoSpacing"/>
      </w:pPr>
      <w:r>
        <w:rPr>
          <w:noProof/>
          <w:lang w:val="en-US"/>
        </w:rPr>
        <w:drawing>
          <wp:anchor distT="152400" distB="152400" distL="152400" distR="152400" simplePos="0" relativeHeight="251693056" behindDoc="0" locked="0" layoutInCell="1" allowOverlap="1" wp14:anchorId="73D16CA6" wp14:editId="1F12F386">
            <wp:simplePos x="0" y="0"/>
            <wp:positionH relativeFrom="page">
              <wp:posOffset>2548890</wp:posOffset>
            </wp:positionH>
            <wp:positionV relativeFrom="page">
              <wp:posOffset>4377690</wp:posOffset>
            </wp:positionV>
            <wp:extent cx="2159635" cy="838200"/>
            <wp:effectExtent l="0" t="0" r="0" b="0"/>
            <wp:wrapThrough wrapText="bothSides">
              <wp:wrapPolygon edited="0">
                <wp:start x="0" y="0"/>
                <wp:lineTo x="0" y="20945"/>
                <wp:lineTo x="21340" y="20945"/>
                <wp:lineTo x="21340"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9635"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A0A7D" w14:textId="0B61BC27" w:rsidR="004A2E33" w:rsidRDefault="004A2E33" w:rsidP="004A2E33">
      <w:pPr>
        <w:pStyle w:val="NoSpacing"/>
      </w:pPr>
    </w:p>
    <w:p w14:paraId="3F5CD687" w14:textId="4D4DC22A"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679ED727" w14:textId="3850CD91"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53B0D267" w14:textId="0EEAFAC9" w:rsidR="005F3EA9" w:rsidRDefault="00123CF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r>
        <w:rPr>
          <w:noProof/>
          <w:lang w:val="en-US" w:eastAsia="en-US"/>
        </w:rPr>
        <mc:AlternateContent>
          <mc:Choice Requires="wps">
            <w:drawing>
              <wp:anchor distT="152400" distB="152400" distL="152400" distR="152400" simplePos="0" relativeHeight="251694080" behindDoc="0" locked="0" layoutInCell="1" allowOverlap="1" wp14:anchorId="332D885D" wp14:editId="67A3B2F4">
                <wp:simplePos x="0" y="0"/>
                <wp:positionH relativeFrom="page">
                  <wp:posOffset>3006090</wp:posOffset>
                </wp:positionH>
                <wp:positionV relativeFrom="page">
                  <wp:posOffset>5292090</wp:posOffset>
                </wp:positionV>
                <wp:extent cx="1257300" cy="177800"/>
                <wp:effectExtent l="0" t="0" r="12700" b="0"/>
                <wp:wrapSquare wrapText="bothSides"/>
                <wp:docPr id="1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6F53732" w14:textId="07A47262" w:rsidR="00031A40" w:rsidRDefault="00031A40" w:rsidP="005F3EA9">
                            <w:pPr>
                              <w:pStyle w:val="Formatlibre"/>
                              <w:tabs>
                                <w:tab w:val="left" w:pos="567"/>
                                <w:tab w:val="left" w:pos="1134"/>
                                <w:tab w:val="left" w:pos="1701"/>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ins w:id="486" w:author="Maxime Escourbiac" w:date="2011-03-14T19:55:00Z">
                              <w:r>
                                <w:t>17</w:t>
                              </w:r>
                            </w:ins>
                            <w:del w:id="487" w:author="Maxime Escourbiac" w:date="2011-03-14T19:55:00Z">
                              <w:r w:rsidDel="00F16815">
                                <w:delText>TODO</w:delText>
                              </w:r>
                            </w:del>
                            <w:r>
                              <w:t xml:space="preserve"> : Logo de l’ISO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48" style="position:absolute;margin-left:236.7pt;margin-top:416.7pt;width:99pt;height:14pt;z-index:25169408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" filled="f" stroked="f" strokeweight="1pt">
                <v:path arrowok="t"/>
                <v:textbox inset="0,0,0,0">
                  <w:txbxContent>
                    <w:p w14:paraId="66F53732" w14:textId="07A47262" w:rsidR="00031A40" w:rsidRDefault="00031A40" w:rsidP="005F3EA9">
                      <w:pPr>
                        <w:pStyle w:val="Formatlibre"/>
                        <w:tabs>
                          <w:tab w:val="left" w:pos="567"/>
                          <w:tab w:val="left" w:pos="1134"/>
                          <w:tab w:val="left" w:pos="1701"/>
                        </w:tabs>
                        <w:rPr>
                          <w:rFonts w:ascii="Times New Roman" w:eastAsia="Times New Roman" w:hAnsi="Times New Roman"/>
                          <w:color w:val="auto"/>
                          <w:sz w:val="20"/>
                          <w:lang w:bidi="x-none"/>
                        </w:rPr>
                      </w:pPr>
                      <w:r>
                        <w:t xml:space="preserve">fig </w:t>
                      </w:r>
                      <w:ins w:id="488" w:author="Maxime Escourbiac" w:date="2011-03-14T19:55:00Z">
                        <w:r>
                          <w:t>17</w:t>
                        </w:r>
                      </w:ins>
                      <w:del w:id="489" w:author="Maxime Escourbiac" w:date="2011-03-14T19:55:00Z">
                        <w:r w:rsidDel="00F16815">
                          <w:delText>TODO</w:delText>
                        </w:r>
                      </w:del>
                      <w:r>
                        <w:t xml:space="preserve"> : Logo de l’ISO</w:t>
                      </w:r>
                    </w:p>
                  </w:txbxContent>
                </v:textbox>
                <w10:wrap type="square" anchorx="page" anchory="page"/>
              </v:rect>
            </w:pict>
          </mc:Fallback>
        </mc:AlternateContent>
      </w:r>
    </w:p>
    <w:p w14:paraId="41848E16" w14:textId="7577AB18" w:rsidR="005F3EA9" w:rsidRDefault="005F3EA9" w:rsidP="000C36B6">
      <w:pPr>
        <w:pStyle w:val="NoSpacing"/>
        <w:jc w:val="both"/>
      </w:pPr>
      <w:r>
        <w:t>Dans le domaine des transports publics, il existe 16 groupes de travail, qui ont tous un rôle bien défini</w:t>
      </w:r>
      <w:del w:id="488" w:author="Maxime Escourbiac" w:date="2011-03-14T15:54:00Z">
        <w:r w:rsidDel="007F3A8A">
          <w:delText>e</w:delText>
        </w:r>
      </w:del>
      <w:r>
        <w:t>, allant de la partie technique</w:t>
      </w:r>
      <w:ins w:id="489" w:author="Maxime Escourbiac" w:date="2011-03-14T15:54:00Z">
        <w:r w:rsidR="007F3A8A">
          <w:t xml:space="preserve"> à</w:t>
        </w:r>
      </w:ins>
      <w:del w:id="490" w:author="Maxime Escourbiac" w:date="2011-03-14T15:54:00Z">
        <w:r w:rsidDel="007F3A8A">
          <w:delText xml:space="preserve"> a</w:delText>
        </w:r>
      </w:del>
      <w:r>
        <w:t xml:space="preserve"> la partie commerciale. En voici la liste:</w:t>
      </w:r>
      <w:r>
        <w:cr/>
      </w:r>
    </w:p>
    <w:p w14:paraId="154BC593" w14:textId="6417E5DD" w:rsidR="005F3EA9" w:rsidRDefault="003B6E2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r>
        <w:rPr>
          <w:noProof/>
          <w:lang w:val="en-US" w:eastAsia="en-US"/>
        </w:rPr>
        <mc:AlternateContent>
          <mc:Choice Requires="wps">
            <w:drawing>
              <wp:anchor distT="0" distB="0" distL="114300" distR="114300" simplePos="0" relativeHeight="251696128" behindDoc="0" locked="0" layoutInCell="1" allowOverlap="1" wp14:anchorId="3344C690" wp14:editId="63AE728B">
                <wp:simplePos x="0" y="0"/>
                <wp:positionH relativeFrom="margin">
                  <wp:align>center</wp:align>
                </wp:positionH>
                <wp:positionV relativeFrom="page">
                  <wp:posOffset>6435090</wp:posOffset>
                </wp:positionV>
                <wp:extent cx="6172200" cy="2971800"/>
                <wp:effectExtent l="0" t="0" r="0" b="0"/>
                <wp:wrapNone/>
                <wp:docPr id="1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97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40" w:type="dxa"/>
                              <w:shd w:val="clear" w:color="auto" w:fill="FFFFFF"/>
                              <w:tblLayout w:type="fixed"/>
                              <w:tblLook w:val="0000" w:firstRow="0" w:lastRow="0" w:firstColumn="0" w:lastColumn="0" w:noHBand="0" w:noVBand="0"/>
                            </w:tblPr>
                            <w:tblGrid>
                              <w:gridCol w:w="1730"/>
                              <w:gridCol w:w="4912"/>
                              <w:gridCol w:w="2969"/>
                            </w:tblGrid>
                            <w:tr w:rsidR="00031A40" w14:paraId="1DDA5D0F" w14:textId="77777777">
                              <w:trPr>
                                <w:cantSplit/>
                                <w:trHeight w:hRule="exact" w:val="289"/>
                                <w:tblHeader/>
                              </w:trPr>
                              <w:tc>
                                <w:tcPr>
                                  <w:tcW w:w="1730" w:type="dxa"/>
                                  <w:tcBorders>
                                    <w:top w:val="single" w:sz="8" w:space="0" w:color="000000"/>
                                    <w:left w:val="single" w:sz="8" w:space="0" w:color="000000"/>
                                    <w:bottom w:val="single" w:sz="8" w:space="0" w:color="000000"/>
                                    <w:right w:val="single" w:sz="8" w:space="0" w:color="000000"/>
                                  </w:tcBorders>
                                  <w:shd w:val="clear" w:color="auto" w:fill="2B6991"/>
                                  <w:tcMar>
                                    <w:top w:w="40" w:type="dxa"/>
                                    <w:left w:w="40" w:type="dxa"/>
                                    <w:bottom w:w="40" w:type="dxa"/>
                                    <w:right w:w="40" w:type="dxa"/>
                                  </w:tcMar>
                                </w:tcPr>
                                <w:p w14:paraId="70CF4996" w14:textId="77777777" w:rsidR="00031A40" w:rsidRDefault="00031A40">
                                  <w:pPr>
                                    <w:pStyle w:val="Sous-section4"/>
                                    <w:jc w:val="center"/>
                                    <w:outlineLvl w:val="9"/>
                                    <w:rPr>
                                      <w:color w:val="FFFFFF"/>
                                    </w:rPr>
                                  </w:pPr>
                                  <w:r>
                                    <w:rPr>
                                      <w:color w:val="FFFFFF"/>
                                    </w:rPr>
                                    <w:t>Numéro</w:t>
                                  </w:r>
                                </w:p>
                              </w:tc>
                              <w:tc>
                                <w:tcPr>
                                  <w:tcW w:w="4912" w:type="dxa"/>
                                  <w:tcBorders>
                                    <w:top w:val="single" w:sz="8" w:space="0" w:color="000000"/>
                                    <w:left w:val="single" w:sz="8" w:space="0" w:color="000000"/>
                                    <w:bottom w:val="single" w:sz="8" w:space="0" w:color="000000"/>
                                    <w:right w:val="single" w:sz="8" w:space="0" w:color="000000"/>
                                  </w:tcBorders>
                                  <w:shd w:val="clear" w:color="auto" w:fill="2B6991"/>
                                  <w:tcMar>
                                    <w:top w:w="40" w:type="dxa"/>
                                    <w:left w:w="40" w:type="dxa"/>
                                    <w:bottom w:w="40" w:type="dxa"/>
                                    <w:right w:w="40" w:type="dxa"/>
                                  </w:tcMar>
                                </w:tcPr>
                                <w:p w14:paraId="5B46ECD0" w14:textId="77777777" w:rsidR="00031A40" w:rsidRDefault="00031A40">
                                  <w:pPr>
                                    <w:pStyle w:val="Sous-section4"/>
                                    <w:jc w:val="center"/>
                                    <w:outlineLvl w:val="9"/>
                                    <w:rPr>
                                      <w:color w:val="FFFFFF"/>
                                    </w:rPr>
                                  </w:pPr>
                                  <w:r>
                                    <w:rPr>
                                      <w:color w:val="FFFFFF"/>
                                    </w:rPr>
                                    <w:t>Description du groupe de travail</w:t>
                                  </w:r>
                                </w:p>
                              </w:tc>
                              <w:tc>
                                <w:tcPr>
                                  <w:tcW w:w="2969" w:type="dxa"/>
                                  <w:tcBorders>
                                    <w:top w:val="single" w:sz="8" w:space="0" w:color="000000"/>
                                    <w:left w:val="single" w:sz="8" w:space="0" w:color="000000"/>
                                    <w:bottom w:val="single" w:sz="8" w:space="0" w:color="000000"/>
                                    <w:right w:val="single" w:sz="8" w:space="0" w:color="000000"/>
                                  </w:tcBorders>
                                  <w:shd w:val="clear" w:color="auto" w:fill="2B6991"/>
                                  <w:tcMar>
                                    <w:top w:w="40" w:type="dxa"/>
                                    <w:left w:w="40" w:type="dxa"/>
                                    <w:bottom w:w="40" w:type="dxa"/>
                                    <w:right w:w="40" w:type="dxa"/>
                                  </w:tcMar>
                                </w:tcPr>
                                <w:p w14:paraId="4AF7C200" w14:textId="77777777" w:rsidR="00031A40" w:rsidRDefault="00031A40">
                                  <w:pPr>
                                    <w:pStyle w:val="Sous-section4"/>
                                    <w:jc w:val="center"/>
                                    <w:outlineLvl w:val="9"/>
                                    <w:rPr>
                                      <w:color w:val="FFFFFF"/>
                                    </w:rPr>
                                  </w:pPr>
                                  <w:r>
                                    <w:rPr>
                                      <w:color w:val="FFFFFF"/>
                                    </w:rPr>
                                    <w:t>Localisation</w:t>
                                  </w:r>
                                </w:p>
                              </w:tc>
                            </w:tr>
                            <w:tr w:rsidR="00031A40" w14:paraId="14F5BC9D"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D30C0DE" w14:textId="77777777" w:rsidR="00031A40" w:rsidRDefault="00031A40">
                                  <w:pPr>
                                    <w:pStyle w:val="Corps"/>
                                    <w:jc w:val="center"/>
                                  </w:pPr>
                                  <w:r>
                                    <w:t>1</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263FC3C" w14:textId="77777777" w:rsidR="00031A40" w:rsidRDefault="00031A40">
                                  <w:pPr>
                                    <w:pStyle w:val="Corps"/>
                                  </w:pPr>
                                  <w:r>
                                    <w:t>Architecture</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40D05FBD" w14:textId="59944487" w:rsidR="00031A40" w:rsidRDefault="00031A40">
                                  <w:pPr>
                                    <w:pStyle w:val="Corps"/>
                                  </w:pPr>
                                  <w:del w:id="491" w:author="Maxime Escourbiac" w:date="2011-03-14T20:03:00Z">
                                    <w:r w:rsidDel="009353DD">
                                      <w:delText xml:space="preserve">Royaumes </w:delText>
                                    </w:r>
                                  </w:del>
                                  <w:ins w:id="492" w:author="Maxime Escourbiac" w:date="2011-03-14T20:03:00Z">
                                    <w:r>
                                      <w:t>Royaume-</w:t>
                                    </w:r>
                                  </w:ins>
                                  <w:r>
                                    <w:t>Uni</w:t>
                                  </w:r>
                                  <w:del w:id="493" w:author="Maxime Escourbiac" w:date="2011-03-14T20:03:00Z">
                                    <w:r w:rsidDel="009353DD">
                                      <w:delText>es</w:delText>
                                    </w:r>
                                  </w:del>
                                </w:p>
                              </w:tc>
                            </w:tr>
                            <w:tr w:rsidR="00031A40" w14:paraId="4E784FD9"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2519C8A" w14:textId="77777777" w:rsidR="00031A40" w:rsidRDefault="00031A40">
                                  <w:pPr>
                                    <w:pStyle w:val="Corps"/>
                                    <w:jc w:val="center"/>
                                  </w:pPr>
                                  <w:r>
                                    <w:t>2</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FEF3B3C" w14:textId="77777777" w:rsidR="00031A40" w:rsidRDefault="00031A40">
                                  <w:pPr>
                                    <w:pStyle w:val="Corps"/>
                                  </w:pPr>
                                  <w:r>
                                    <w:t>Exigence qualité et sécurité</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7C07C96" w14:textId="77777777" w:rsidR="00031A40" w:rsidRDefault="00031A40">
                                  <w:pPr>
                                    <w:pStyle w:val="Corps"/>
                                  </w:pPr>
                                  <w:r>
                                    <w:t>Japon</w:t>
                                  </w:r>
                                </w:p>
                              </w:tc>
                            </w:tr>
                            <w:tr w:rsidR="00031A40" w14:paraId="1A46F1C9"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89C0B00" w14:textId="77777777" w:rsidR="00031A40" w:rsidRDefault="00031A40">
                                  <w:pPr>
                                    <w:pStyle w:val="Corps"/>
                                    <w:jc w:val="center"/>
                                  </w:pPr>
                                  <w:r>
                                    <w:t>3</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55EF0AB" w14:textId="77777777" w:rsidR="00031A40" w:rsidRDefault="00031A40">
                                  <w:pPr>
                                    <w:pStyle w:val="Corps"/>
                                  </w:pPr>
                                  <w:r>
                                    <w:t>Technologie de base de données</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64398B9" w14:textId="77777777" w:rsidR="00031A40" w:rsidRDefault="00031A40">
                                  <w:pPr>
                                    <w:pStyle w:val="Corps"/>
                                  </w:pPr>
                                  <w:r>
                                    <w:t>Japon</w:t>
                                  </w:r>
                                </w:p>
                              </w:tc>
                            </w:tr>
                            <w:tr w:rsidR="00031A40" w14:paraId="7A24D943"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EB67A2C" w14:textId="77777777" w:rsidR="00031A40" w:rsidRDefault="00031A40">
                                  <w:pPr>
                                    <w:pStyle w:val="Corps"/>
                                    <w:jc w:val="center"/>
                                  </w:pPr>
                                  <w:r>
                                    <w:t>4</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979AEC5" w14:textId="77777777" w:rsidR="00031A40" w:rsidRDefault="00031A40">
                                  <w:pPr>
                                    <w:pStyle w:val="Corps"/>
                                  </w:pPr>
                                  <w:r>
                                    <w:t>Identification automatique des véhicules</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C328BAA" w14:textId="77777777" w:rsidR="00031A40" w:rsidRDefault="00031A40">
                                  <w:pPr>
                                    <w:pStyle w:val="Corps"/>
                                  </w:pPr>
                                  <w:r>
                                    <w:t xml:space="preserve">Norvège </w:t>
                                  </w:r>
                                </w:p>
                              </w:tc>
                            </w:tr>
                            <w:tr w:rsidR="00031A40" w14:paraId="5CF3F635"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2AFDDBE" w14:textId="77777777" w:rsidR="00031A40" w:rsidRDefault="00031A40">
                                  <w:pPr>
                                    <w:pStyle w:val="Corps"/>
                                    <w:jc w:val="center"/>
                                  </w:pPr>
                                  <w:r>
                                    <w:t>5</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FDAAC58" w14:textId="77777777" w:rsidR="00031A40" w:rsidRDefault="00031A40">
                                  <w:pPr>
                                    <w:pStyle w:val="Corps"/>
                                  </w:pPr>
                                  <w:r>
                                    <w:t>Prélèvement des charges et des prix du billet</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312A294" w14:textId="77777777" w:rsidR="00031A40" w:rsidRDefault="00031A40">
                                  <w:pPr>
                                    <w:pStyle w:val="Corps"/>
                                  </w:pPr>
                                  <w:r>
                                    <w:t>Pays-Bas</w:t>
                                  </w:r>
                                </w:p>
                              </w:tc>
                            </w:tr>
                            <w:tr w:rsidR="00031A40" w14:paraId="4ADC35B7"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639456B" w14:textId="77777777" w:rsidR="00031A40" w:rsidRDefault="00031A40">
                                  <w:pPr>
                                    <w:pStyle w:val="Corps"/>
                                    <w:jc w:val="center"/>
                                  </w:pPr>
                                  <w:r>
                                    <w:t>7</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E28DE82" w14:textId="77777777" w:rsidR="00031A40" w:rsidRDefault="00031A40">
                                  <w:pPr>
                                    <w:pStyle w:val="Corps"/>
                                  </w:pPr>
                                  <w:r>
                                    <w:t xml:space="preserve">Gestion du fret et de la flotte commerciale </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0ECE363" w14:textId="77777777" w:rsidR="00031A40" w:rsidRDefault="00031A40">
                                  <w:pPr>
                                    <w:pStyle w:val="Corps"/>
                                  </w:pPr>
                                  <w:r>
                                    <w:t>Canada</w:t>
                                  </w:r>
                                </w:p>
                              </w:tc>
                            </w:tr>
                            <w:tr w:rsidR="00031A40" w14:paraId="1012A975"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D0584EB" w14:textId="77777777" w:rsidR="00031A40" w:rsidRDefault="00031A40">
                                  <w:pPr>
                                    <w:pStyle w:val="Corps"/>
                                    <w:jc w:val="center"/>
                                  </w:pPr>
                                  <w:r>
                                    <w:t>8</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7C92A99" w14:textId="77777777" w:rsidR="00031A40" w:rsidRDefault="00031A40">
                                  <w:pPr>
                                    <w:pStyle w:val="Corps"/>
                                  </w:pPr>
                                  <w:r>
                                    <w:t xml:space="preserve">Secours et transport public </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B7419E7" w14:textId="2547E19A" w:rsidR="00031A40" w:rsidRDefault="00031A40">
                                  <w:pPr>
                                    <w:pStyle w:val="Corps"/>
                                  </w:pPr>
                                  <w:r>
                                    <w:t>États-Unis</w:t>
                                  </w:r>
                                </w:p>
                              </w:tc>
                            </w:tr>
                            <w:tr w:rsidR="00031A40" w14:paraId="49FD7D7B"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6FBAE9E" w14:textId="77777777" w:rsidR="00031A40" w:rsidRDefault="00031A40">
                                  <w:pPr>
                                    <w:pStyle w:val="Corps"/>
                                    <w:jc w:val="center"/>
                                  </w:pPr>
                                  <w:r>
                                    <w:t>9</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066B751" w14:textId="77777777" w:rsidR="00031A40" w:rsidRDefault="00031A40">
                                  <w:pPr>
                                    <w:pStyle w:val="Corps"/>
                                  </w:pPr>
                                  <w:r>
                                    <w:t xml:space="preserve">Contrôle et management du système d’information </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F93890D" w14:textId="77777777" w:rsidR="00031A40" w:rsidRDefault="00031A40">
                                  <w:pPr>
                                    <w:pStyle w:val="Corps"/>
                                  </w:pPr>
                                  <w:del w:id="494" w:author="Maxime Escourbiac" w:date="2011-03-14T20:03:00Z">
                                    <w:r w:rsidDel="009353DD">
                                      <w:delText xml:space="preserve"> </w:delText>
                                    </w:r>
                                  </w:del>
                                  <w:r>
                                    <w:t>Australie</w:t>
                                  </w:r>
                                </w:p>
                              </w:tc>
                            </w:tr>
                            <w:tr w:rsidR="00031A40" w14:paraId="17879E5F"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CC3B5A5" w14:textId="77777777" w:rsidR="00031A40" w:rsidRDefault="00031A40">
                                  <w:pPr>
                                    <w:pStyle w:val="Corps"/>
                                    <w:jc w:val="center"/>
                                  </w:pPr>
                                  <w:r>
                                    <w:t>10</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B1C4C3E" w14:textId="77777777" w:rsidR="00031A40" w:rsidRDefault="00031A40">
                                  <w:pPr>
                                    <w:pStyle w:val="Corps"/>
                                  </w:pPr>
                                  <w:r>
                                    <w:t>Système d’informations pour les voyageurs</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7A59D13" w14:textId="2815C5A9" w:rsidR="00031A40" w:rsidRDefault="00031A40">
                                  <w:pPr>
                                    <w:pStyle w:val="Corps"/>
                                  </w:pPr>
                                  <w:r>
                                    <w:t>Royaume</w:t>
                                  </w:r>
                                  <w:ins w:id="495" w:author="Maxime Escourbiac" w:date="2011-03-14T20:03:00Z">
                                    <w:r>
                                      <w:t>-</w:t>
                                    </w:r>
                                  </w:ins>
                                  <w:del w:id="496" w:author="Maxime Escourbiac" w:date="2011-03-14T20:03:00Z">
                                    <w:r w:rsidDel="009353DD">
                                      <w:delText xml:space="preserve">s </w:delText>
                                    </w:r>
                                  </w:del>
                                  <w:r>
                                    <w:t>Uni</w:t>
                                  </w:r>
                                  <w:del w:id="497" w:author="Maxime Escourbiac" w:date="2011-03-14T20:03:00Z">
                                    <w:r w:rsidDel="009353DD">
                                      <w:delText>es</w:delText>
                                    </w:r>
                                  </w:del>
                                </w:p>
                              </w:tc>
                            </w:tr>
                            <w:tr w:rsidR="00031A40" w14:paraId="73243E2A"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48D36C64" w14:textId="77777777" w:rsidR="00031A40" w:rsidRDefault="00031A40">
                                  <w:pPr>
                                    <w:pStyle w:val="Corps"/>
                                    <w:jc w:val="center"/>
                                  </w:pPr>
                                  <w:r>
                                    <w:t>11</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1F215E9" w14:textId="77777777" w:rsidR="00031A40" w:rsidRDefault="00031A40">
                                  <w:pPr>
                                    <w:pStyle w:val="Corps"/>
                                  </w:pPr>
                                  <w:r>
                                    <w:t>Système de navigation et de guidage</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F3F86D3" w14:textId="77777777" w:rsidR="00031A40" w:rsidRDefault="00031A40">
                                  <w:pPr>
                                    <w:pStyle w:val="Corps"/>
                                  </w:pPr>
                                  <w:r>
                                    <w:t>Allemagne</w:t>
                                  </w:r>
                                </w:p>
                              </w:tc>
                            </w:tr>
                            <w:tr w:rsidR="00031A40" w14:paraId="2B310043"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071D8A7" w14:textId="77777777" w:rsidR="00031A40" w:rsidRDefault="00031A40">
                                  <w:pPr>
                                    <w:pStyle w:val="Corps"/>
                                    <w:jc w:val="center"/>
                                  </w:pPr>
                                  <w:r>
                                    <w:t>14</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A916133" w14:textId="77777777" w:rsidR="00031A40" w:rsidRDefault="00031A40">
                                  <w:pPr>
                                    <w:pStyle w:val="Corps"/>
                                  </w:pPr>
                                  <w:r>
                                    <w:t>Alarme véhicule/route et systèmes de contrôle</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64AB5E5" w14:textId="77777777" w:rsidR="00031A40" w:rsidRDefault="00031A40">
                                  <w:pPr>
                                    <w:pStyle w:val="Corps"/>
                                  </w:pPr>
                                  <w:r>
                                    <w:t>Japon</w:t>
                                  </w:r>
                                </w:p>
                              </w:tc>
                            </w:tr>
                            <w:tr w:rsidR="00031A40" w14:paraId="582BAF22"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1E3DDBD" w14:textId="77777777" w:rsidR="00031A40" w:rsidRDefault="00031A40">
                                  <w:pPr>
                                    <w:pStyle w:val="Corps"/>
                                    <w:jc w:val="center"/>
                                  </w:pPr>
                                  <w:r>
                                    <w:t>15</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DBE5581" w14:textId="77777777" w:rsidR="00031A40" w:rsidRDefault="00031A40">
                                  <w:pPr>
                                    <w:pStyle w:val="Corps"/>
                                  </w:pPr>
                                  <w:r>
                                    <w:t>Communications courtes portées pour les applications TICS</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9E31865" w14:textId="77777777" w:rsidR="00031A40" w:rsidRDefault="00031A40">
                                  <w:pPr>
                                    <w:pStyle w:val="Corps"/>
                                  </w:pPr>
                                  <w:r>
                                    <w:t>Allemagne</w:t>
                                  </w:r>
                                </w:p>
                              </w:tc>
                            </w:tr>
                            <w:tr w:rsidR="00031A40" w14:paraId="6968D729"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EEAA064" w14:textId="77777777" w:rsidR="00031A40" w:rsidRDefault="00031A40">
                                  <w:pPr>
                                    <w:pStyle w:val="Corps"/>
                                    <w:jc w:val="center"/>
                                  </w:pPr>
                                  <w:r>
                                    <w:t>16</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A17EB87" w14:textId="664CBD55" w:rsidR="00031A40" w:rsidRDefault="00031A40">
                                  <w:pPr>
                                    <w:pStyle w:val="Corps"/>
                                  </w:pPr>
                                  <w:r>
                                    <w:t>Communications longue</w:t>
                                  </w:r>
                                  <w:ins w:id="498" w:author="Maxime Escourbiac" w:date="2011-03-14T20:04:00Z">
                                    <w:r>
                                      <w:t>s</w:t>
                                    </w:r>
                                  </w:ins>
                                  <w:r>
                                    <w:t xml:space="preserve"> portées/ Protocoles et interfaces</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2B373A8" w14:textId="7E12FF4E" w:rsidR="00031A40" w:rsidRDefault="00031A40">
                                  <w:pPr>
                                    <w:pStyle w:val="Corps"/>
                                  </w:pPr>
                                  <w:r>
                                    <w:t>États-Unis</w:t>
                                  </w:r>
                                </w:p>
                              </w:tc>
                            </w:tr>
                          </w:tbl>
                          <w:p w14:paraId="761325B8" w14:textId="4AD637B4" w:rsidR="00031A40" w:rsidRDefault="00031A40" w:rsidP="005F3EA9">
                            <w:pPr>
                              <w:rPr>
                                <w:rFonts w:ascii="Times New Roman" w:eastAsia="Times New Roman" w:hAnsi="Times New Roman"/>
                                <w:color w:val="auto"/>
                                <w:sz w:val="20"/>
                                <w:lang w:eastAsia="fr-FR" w:bidi="x-none"/>
                              </w:rPr>
                            </w:pPr>
                            <w:r>
                              <w:rPr>
                                <w:rFonts w:ascii="Times New Roman" w:eastAsia="Times New Roman" w:hAnsi="Times New Roman"/>
                                <w:color w:val="auto"/>
                                <w:sz w:val="20"/>
                                <w:lang w:eastAsia="fr-FR" w:bidi="x-non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8" o:spid="_x0000_s1049" type="#_x0000_t202" style="position:absolute;margin-left:0;margin-top:506.7pt;width:486pt;height:234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" filled="f" stroked="f">
                <v:textbox inset="0,0,0,0">
                  <w:txbxContent>
                    <w:tbl>
                      <w:tblPr>
                        <w:tblW w:w="0" w:type="auto"/>
                        <w:tblInd w:w="40" w:type="dxa"/>
                        <w:shd w:val="clear" w:color="auto" w:fill="FFFFFF"/>
                        <w:tblLayout w:type="fixed"/>
                        <w:tblLook w:val="0000" w:firstRow="0" w:lastRow="0" w:firstColumn="0" w:lastColumn="0" w:noHBand="0" w:noVBand="0"/>
                      </w:tblPr>
                      <w:tblGrid>
                        <w:gridCol w:w="1730"/>
                        <w:gridCol w:w="4912"/>
                        <w:gridCol w:w="2969"/>
                      </w:tblGrid>
                      <w:tr w:rsidR="00031A40" w14:paraId="1DDA5D0F" w14:textId="77777777">
                        <w:trPr>
                          <w:cantSplit/>
                          <w:trHeight w:hRule="exact" w:val="289"/>
                          <w:tblHeader/>
                        </w:trPr>
                        <w:tc>
                          <w:tcPr>
                            <w:tcW w:w="1730" w:type="dxa"/>
                            <w:tcBorders>
                              <w:top w:val="single" w:sz="8" w:space="0" w:color="000000"/>
                              <w:left w:val="single" w:sz="8" w:space="0" w:color="000000"/>
                              <w:bottom w:val="single" w:sz="8" w:space="0" w:color="000000"/>
                              <w:right w:val="single" w:sz="8" w:space="0" w:color="000000"/>
                            </w:tcBorders>
                            <w:shd w:val="clear" w:color="auto" w:fill="2B6991"/>
                            <w:tcMar>
                              <w:top w:w="40" w:type="dxa"/>
                              <w:left w:w="40" w:type="dxa"/>
                              <w:bottom w:w="40" w:type="dxa"/>
                              <w:right w:w="40" w:type="dxa"/>
                            </w:tcMar>
                          </w:tcPr>
                          <w:p w14:paraId="70CF4996" w14:textId="77777777" w:rsidR="00031A40" w:rsidRDefault="00031A40">
                            <w:pPr>
                              <w:pStyle w:val="Sous-section4"/>
                              <w:jc w:val="center"/>
                              <w:outlineLvl w:val="9"/>
                              <w:rPr>
                                <w:color w:val="FFFFFF"/>
                              </w:rPr>
                            </w:pPr>
                            <w:r>
                              <w:rPr>
                                <w:color w:val="FFFFFF"/>
                              </w:rPr>
                              <w:t>Numéro</w:t>
                            </w:r>
                          </w:p>
                        </w:tc>
                        <w:tc>
                          <w:tcPr>
                            <w:tcW w:w="4912" w:type="dxa"/>
                            <w:tcBorders>
                              <w:top w:val="single" w:sz="8" w:space="0" w:color="000000"/>
                              <w:left w:val="single" w:sz="8" w:space="0" w:color="000000"/>
                              <w:bottom w:val="single" w:sz="8" w:space="0" w:color="000000"/>
                              <w:right w:val="single" w:sz="8" w:space="0" w:color="000000"/>
                            </w:tcBorders>
                            <w:shd w:val="clear" w:color="auto" w:fill="2B6991"/>
                            <w:tcMar>
                              <w:top w:w="40" w:type="dxa"/>
                              <w:left w:w="40" w:type="dxa"/>
                              <w:bottom w:w="40" w:type="dxa"/>
                              <w:right w:w="40" w:type="dxa"/>
                            </w:tcMar>
                          </w:tcPr>
                          <w:p w14:paraId="5B46ECD0" w14:textId="77777777" w:rsidR="00031A40" w:rsidRDefault="00031A40">
                            <w:pPr>
                              <w:pStyle w:val="Sous-section4"/>
                              <w:jc w:val="center"/>
                              <w:outlineLvl w:val="9"/>
                              <w:rPr>
                                <w:color w:val="FFFFFF"/>
                              </w:rPr>
                            </w:pPr>
                            <w:r>
                              <w:rPr>
                                <w:color w:val="FFFFFF"/>
                              </w:rPr>
                              <w:t>Description du groupe de travail</w:t>
                            </w:r>
                          </w:p>
                        </w:tc>
                        <w:tc>
                          <w:tcPr>
                            <w:tcW w:w="2969" w:type="dxa"/>
                            <w:tcBorders>
                              <w:top w:val="single" w:sz="8" w:space="0" w:color="000000"/>
                              <w:left w:val="single" w:sz="8" w:space="0" w:color="000000"/>
                              <w:bottom w:val="single" w:sz="8" w:space="0" w:color="000000"/>
                              <w:right w:val="single" w:sz="8" w:space="0" w:color="000000"/>
                            </w:tcBorders>
                            <w:shd w:val="clear" w:color="auto" w:fill="2B6991"/>
                            <w:tcMar>
                              <w:top w:w="40" w:type="dxa"/>
                              <w:left w:w="40" w:type="dxa"/>
                              <w:bottom w:w="40" w:type="dxa"/>
                              <w:right w:w="40" w:type="dxa"/>
                            </w:tcMar>
                          </w:tcPr>
                          <w:p w14:paraId="4AF7C200" w14:textId="77777777" w:rsidR="00031A40" w:rsidRDefault="00031A40">
                            <w:pPr>
                              <w:pStyle w:val="Sous-section4"/>
                              <w:jc w:val="center"/>
                              <w:outlineLvl w:val="9"/>
                              <w:rPr>
                                <w:color w:val="FFFFFF"/>
                              </w:rPr>
                            </w:pPr>
                            <w:r>
                              <w:rPr>
                                <w:color w:val="FFFFFF"/>
                              </w:rPr>
                              <w:t>Localisation</w:t>
                            </w:r>
                          </w:p>
                        </w:tc>
                      </w:tr>
                      <w:tr w:rsidR="00031A40" w14:paraId="14F5BC9D"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D30C0DE" w14:textId="77777777" w:rsidR="00031A40" w:rsidRDefault="00031A40">
                            <w:pPr>
                              <w:pStyle w:val="Corps"/>
                              <w:jc w:val="center"/>
                            </w:pPr>
                            <w:r>
                              <w:t>1</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263FC3C" w14:textId="77777777" w:rsidR="00031A40" w:rsidRDefault="00031A40">
                            <w:pPr>
                              <w:pStyle w:val="Corps"/>
                            </w:pPr>
                            <w:r>
                              <w:t>Architecture</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40D05FBD" w14:textId="59944487" w:rsidR="00031A40" w:rsidRDefault="00031A40">
                            <w:pPr>
                              <w:pStyle w:val="Corps"/>
                            </w:pPr>
                            <w:del w:id="499" w:author="Maxime Escourbiac" w:date="2011-03-14T20:03:00Z">
                              <w:r w:rsidDel="009353DD">
                                <w:delText xml:space="preserve">Royaumes </w:delText>
                              </w:r>
                            </w:del>
                            <w:ins w:id="500" w:author="Maxime Escourbiac" w:date="2011-03-14T20:03:00Z">
                              <w:r>
                                <w:t>Royaume-</w:t>
                              </w:r>
                            </w:ins>
                            <w:r>
                              <w:t>Uni</w:t>
                            </w:r>
                            <w:del w:id="501" w:author="Maxime Escourbiac" w:date="2011-03-14T20:03:00Z">
                              <w:r w:rsidDel="009353DD">
                                <w:delText>es</w:delText>
                              </w:r>
                            </w:del>
                          </w:p>
                        </w:tc>
                      </w:tr>
                      <w:tr w:rsidR="00031A40" w14:paraId="4E784FD9"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2519C8A" w14:textId="77777777" w:rsidR="00031A40" w:rsidRDefault="00031A40">
                            <w:pPr>
                              <w:pStyle w:val="Corps"/>
                              <w:jc w:val="center"/>
                            </w:pPr>
                            <w:r>
                              <w:t>2</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FEF3B3C" w14:textId="77777777" w:rsidR="00031A40" w:rsidRDefault="00031A40">
                            <w:pPr>
                              <w:pStyle w:val="Corps"/>
                            </w:pPr>
                            <w:r>
                              <w:t>Exigence qualité et sécurité</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7C07C96" w14:textId="77777777" w:rsidR="00031A40" w:rsidRDefault="00031A40">
                            <w:pPr>
                              <w:pStyle w:val="Corps"/>
                            </w:pPr>
                            <w:r>
                              <w:t>Japon</w:t>
                            </w:r>
                          </w:p>
                        </w:tc>
                      </w:tr>
                      <w:tr w:rsidR="00031A40" w14:paraId="1A46F1C9"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89C0B00" w14:textId="77777777" w:rsidR="00031A40" w:rsidRDefault="00031A40">
                            <w:pPr>
                              <w:pStyle w:val="Corps"/>
                              <w:jc w:val="center"/>
                            </w:pPr>
                            <w:r>
                              <w:t>3</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55EF0AB" w14:textId="77777777" w:rsidR="00031A40" w:rsidRDefault="00031A40">
                            <w:pPr>
                              <w:pStyle w:val="Corps"/>
                            </w:pPr>
                            <w:r>
                              <w:t>Technologie de base de données</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64398B9" w14:textId="77777777" w:rsidR="00031A40" w:rsidRDefault="00031A40">
                            <w:pPr>
                              <w:pStyle w:val="Corps"/>
                            </w:pPr>
                            <w:r>
                              <w:t>Japon</w:t>
                            </w:r>
                          </w:p>
                        </w:tc>
                      </w:tr>
                      <w:tr w:rsidR="00031A40" w14:paraId="7A24D943"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EB67A2C" w14:textId="77777777" w:rsidR="00031A40" w:rsidRDefault="00031A40">
                            <w:pPr>
                              <w:pStyle w:val="Corps"/>
                              <w:jc w:val="center"/>
                            </w:pPr>
                            <w:r>
                              <w:t>4</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979AEC5" w14:textId="77777777" w:rsidR="00031A40" w:rsidRDefault="00031A40">
                            <w:pPr>
                              <w:pStyle w:val="Corps"/>
                            </w:pPr>
                            <w:r>
                              <w:t>Identification automatique des véhicules</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C328BAA" w14:textId="77777777" w:rsidR="00031A40" w:rsidRDefault="00031A40">
                            <w:pPr>
                              <w:pStyle w:val="Corps"/>
                            </w:pPr>
                            <w:r>
                              <w:t xml:space="preserve">Norvège </w:t>
                            </w:r>
                          </w:p>
                        </w:tc>
                      </w:tr>
                      <w:tr w:rsidR="00031A40" w14:paraId="5CF3F635"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2AFDDBE" w14:textId="77777777" w:rsidR="00031A40" w:rsidRDefault="00031A40">
                            <w:pPr>
                              <w:pStyle w:val="Corps"/>
                              <w:jc w:val="center"/>
                            </w:pPr>
                            <w:r>
                              <w:t>5</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FDAAC58" w14:textId="77777777" w:rsidR="00031A40" w:rsidRDefault="00031A40">
                            <w:pPr>
                              <w:pStyle w:val="Corps"/>
                            </w:pPr>
                            <w:r>
                              <w:t>Prélèvement des charges et des prix du billet</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312A294" w14:textId="77777777" w:rsidR="00031A40" w:rsidRDefault="00031A40">
                            <w:pPr>
                              <w:pStyle w:val="Corps"/>
                            </w:pPr>
                            <w:r>
                              <w:t>Pays-Bas</w:t>
                            </w:r>
                          </w:p>
                        </w:tc>
                      </w:tr>
                      <w:tr w:rsidR="00031A40" w14:paraId="4ADC35B7"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639456B" w14:textId="77777777" w:rsidR="00031A40" w:rsidRDefault="00031A40">
                            <w:pPr>
                              <w:pStyle w:val="Corps"/>
                              <w:jc w:val="center"/>
                            </w:pPr>
                            <w:r>
                              <w:t>7</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E28DE82" w14:textId="77777777" w:rsidR="00031A40" w:rsidRDefault="00031A40">
                            <w:pPr>
                              <w:pStyle w:val="Corps"/>
                            </w:pPr>
                            <w:r>
                              <w:t xml:space="preserve">Gestion du fret et de la flotte commerciale </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0ECE363" w14:textId="77777777" w:rsidR="00031A40" w:rsidRDefault="00031A40">
                            <w:pPr>
                              <w:pStyle w:val="Corps"/>
                            </w:pPr>
                            <w:r>
                              <w:t>Canada</w:t>
                            </w:r>
                          </w:p>
                        </w:tc>
                      </w:tr>
                      <w:tr w:rsidR="00031A40" w14:paraId="1012A975"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D0584EB" w14:textId="77777777" w:rsidR="00031A40" w:rsidRDefault="00031A40">
                            <w:pPr>
                              <w:pStyle w:val="Corps"/>
                              <w:jc w:val="center"/>
                            </w:pPr>
                            <w:r>
                              <w:t>8</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7C92A99" w14:textId="77777777" w:rsidR="00031A40" w:rsidRDefault="00031A40">
                            <w:pPr>
                              <w:pStyle w:val="Corps"/>
                            </w:pPr>
                            <w:r>
                              <w:t xml:space="preserve">Secours et transport public </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B7419E7" w14:textId="2547E19A" w:rsidR="00031A40" w:rsidRDefault="00031A40">
                            <w:pPr>
                              <w:pStyle w:val="Corps"/>
                            </w:pPr>
                            <w:r>
                              <w:t>États-Unis</w:t>
                            </w:r>
                          </w:p>
                        </w:tc>
                      </w:tr>
                      <w:tr w:rsidR="00031A40" w14:paraId="49FD7D7B"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6FBAE9E" w14:textId="77777777" w:rsidR="00031A40" w:rsidRDefault="00031A40">
                            <w:pPr>
                              <w:pStyle w:val="Corps"/>
                              <w:jc w:val="center"/>
                            </w:pPr>
                            <w:r>
                              <w:t>9</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066B751" w14:textId="77777777" w:rsidR="00031A40" w:rsidRDefault="00031A40">
                            <w:pPr>
                              <w:pStyle w:val="Corps"/>
                            </w:pPr>
                            <w:r>
                              <w:t xml:space="preserve">Contrôle et management du système d’information </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F93890D" w14:textId="77777777" w:rsidR="00031A40" w:rsidRDefault="00031A40">
                            <w:pPr>
                              <w:pStyle w:val="Corps"/>
                            </w:pPr>
                            <w:del w:id="502" w:author="Maxime Escourbiac" w:date="2011-03-14T20:03:00Z">
                              <w:r w:rsidDel="009353DD">
                                <w:delText xml:space="preserve"> </w:delText>
                              </w:r>
                            </w:del>
                            <w:r>
                              <w:t>Australie</w:t>
                            </w:r>
                          </w:p>
                        </w:tc>
                      </w:tr>
                      <w:tr w:rsidR="00031A40" w14:paraId="17879E5F"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CC3B5A5" w14:textId="77777777" w:rsidR="00031A40" w:rsidRDefault="00031A40">
                            <w:pPr>
                              <w:pStyle w:val="Corps"/>
                              <w:jc w:val="center"/>
                            </w:pPr>
                            <w:r>
                              <w:t>10</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B1C4C3E" w14:textId="77777777" w:rsidR="00031A40" w:rsidRDefault="00031A40">
                            <w:pPr>
                              <w:pStyle w:val="Corps"/>
                            </w:pPr>
                            <w:r>
                              <w:t>Système d’informations pour les voyageurs</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7A59D13" w14:textId="2815C5A9" w:rsidR="00031A40" w:rsidRDefault="00031A40">
                            <w:pPr>
                              <w:pStyle w:val="Corps"/>
                            </w:pPr>
                            <w:r>
                              <w:t>Royaume</w:t>
                            </w:r>
                            <w:ins w:id="503" w:author="Maxime Escourbiac" w:date="2011-03-14T20:03:00Z">
                              <w:r>
                                <w:t>-</w:t>
                              </w:r>
                            </w:ins>
                            <w:del w:id="504" w:author="Maxime Escourbiac" w:date="2011-03-14T20:03:00Z">
                              <w:r w:rsidDel="009353DD">
                                <w:delText xml:space="preserve">s </w:delText>
                              </w:r>
                            </w:del>
                            <w:r>
                              <w:t>Uni</w:t>
                            </w:r>
                            <w:del w:id="505" w:author="Maxime Escourbiac" w:date="2011-03-14T20:03:00Z">
                              <w:r w:rsidDel="009353DD">
                                <w:delText>es</w:delText>
                              </w:r>
                            </w:del>
                          </w:p>
                        </w:tc>
                      </w:tr>
                      <w:tr w:rsidR="00031A40" w14:paraId="73243E2A"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48D36C64" w14:textId="77777777" w:rsidR="00031A40" w:rsidRDefault="00031A40">
                            <w:pPr>
                              <w:pStyle w:val="Corps"/>
                              <w:jc w:val="center"/>
                            </w:pPr>
                            <w:r>
                              <w:t>11</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1F215E9" w14:textId="77777777" w:rsidR="00031A40" w:rsidRDefault="00031A40">
                            <w:pPr>
                              <w:pStyle w:val="Corps"/>
                            </w:pPr>
                            <w:r>
                              <w:t>Système de navigation et de guidage</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F3F86D3" w14:textId="77777777" w:rsidR="00031A40" w:rsidRDefault="00031A40">
                            <w:pPr>
                              <w:pStyle w:val="Corps"/>
                            </w:pPr>
                            <w:r>
                              <w:t>Allemagne</w:t>
                            </w:r>
                          </w:p>
                        </w:tc>
                      </w:tr>
                      <w:tr w:rsidR="00031A40" w14:paraId="2B310043"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071D8A7" w14:textId="77777777" w:rsidR="00031A40" w:rsidRDefault="00031A40">
                            <w:pPr>
                              <w:pStyle w:val="Corps"/>
                              <w:jc w:val="center"/>
                            </w:pPr>
                            <w:r>
                              <w:t>14</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A916133" w14:textId="77777777" w:rsidR="00031A40" w:rsidRDefault="00031A40">
                            <w:pPr>
                              <w:pStyle w:val="Corps"/>
                            </w:pPr>
                            <w:r>
                              <w:t>Alarme véhicule/route et systèmes de contrôle</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64AB5E5" w14:textId="77777777" w:rsidR="00031A40" w:rsidRDefault="00031A40">
                            <w:pPr>
                              <w:pStyle w:val="Corps"/>
                            </w:pPr>
                            <w:r>
                              <w:t>Japon</w:t>
                            </w:r>
                          </w:p>
                        </w:tc>
                      </w:tr>
                      <w:tr w:rsidR="00031A40" w14:paraId="582BAF22"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1E3DDBD" w14:textId="77777777" w:rsidR="00031A40" w:rsidRDefault="00031A40">
                            <w:pPr>
                              <w:pStyle w:val="Corps"/>
                              <w:jc w:val="center"/>
                            </w:pPr>
                            <w:r>
                              <w:t>15</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DBE5581" w14:textId="77777777" w:rsidR="00031A40" w:rsidRDefault="00031A40">
                            <w:pPr>
                              <w:pStyle w:val="Corps"/>
                            </w:pPr>
                            <w:r>
                              <w:t>Communications courtes portées pour les applications TICS</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9E31865" w14:textId="77777777" w:rsidR="00031A40" w:rsidRDefault="00031A40">
                            <w:pPr>
                              <w:pStyle w:val="Corps"/>
                            </w:pPr>
                            <w:r>
                              <w:t>Allemagne</w:t>
                            </w:r>
                          </w:p>
                        </w:tc>
                      </w:tr>
                      <w:tr w:rsidR="00031A40" w14:paraId="6968D729" w14:textId="77777777">
                        <w:trPr>
                          <w:cantSplit/>
                          <w:trHeight w:hRule="exact" w:val="289"/>
                        </w:trPr>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EEAA064" w14:textId="77777777" w:rsidR="00031A40" w:rsidRDefault="00031A40">
                            <w:pPr>
                              <w:pStyle w:val="Corps"/>
                              <w:jc w:val="center"/>
                            </w:pPr>
                            <w:r>
                              <w:t>16</w:t>
                            </w:r>
                          </w:p>
                        </w:tc>
                        <w:tc>
                          <w:tcPr>
                            <w:tcW w:w="491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A17EB87" w14:textId="664CBD55" w:rsidR="00031A40" w:rsidRDefault="00031A40">
                            <w:pPr>
                              <w:pStyle w:val="Corps"/>
                            </w:pPr>
                            <w:r>
                              <w:t>Communications longue</w:t>
                            </w:r>
                            <w:ins w:id="506" w:author="Maxime Escourbiac" w:date="2011-03-14T20:04:00Z">
                              <w:r>
                                <w:t>s</w:t>
                              </w:r>
                            </w:ins>
                            <w:r>
                              <w:t xml:space="preserve"> portées/ Protocoles et interfaces</w:t>
                            </w:r>
                          </w:p>
                        </w:tc>
                        <w:tc>
                          <w:tcPr>
                            <w:tcW w:w="2969"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2B373A8" w14:textId="7E12FF4E" w:rsidR="00031A40" w:rsidRDefault="00031A40">
                            <w:pPr>
                              <w:pStyle w:val="Corps"/>
                            </w:pPr>
                            <w:r>
                              <w:t>États-Unis</w:t>
                            </w:r>
                          </w:p>
                        </w:tc>
                      </w:tr>
                    </w:tbl>
                    <w:p w14:paraId="761325B8" w14:textId="4AD637B4" w:rsidR="00031A40" w:rsidRDefault="00031A40" w:rsidP="005F3EA9">
                      <w:pPr>
                        <w:rPr>
                          <w:rFonts w:ascii="Times New Roman" w:eastAsia="Times New Roman" w:hAnsi="Times New Roman"/>
                          <w:color w:val="auto"/>
                          <w:sz w:val="20"/>
                          <w:lang w:eastAsia="fr-FR" w:bidi="x-none"/>
                        </w:rPr>
                      </w:pPr>
                      <w:r>
                        <w:rPr>
                          <w:rFonts w:ascii="Times New Roman" w:eastAsia="Times New Roman" w:hAnsi="Times New Roman"/>
                          <w:color w:val="auto"/>
                          <w:sz w:val="20"/>
                          <w:lang w:eastAsia="fr-FR" w:bidi="x-none"/>
                        </w:rPr>
                        <w:t xml:space="preserve">                                                  </w:t>
                      </w:r>
                    </w:p>
                  </w:txbxContent>
                </v:textbox>
                <w10:wrap anchorx="margin" anchory="page"/>
              </v:shape>
            </w:pict>
          </mc:Fallback>
        </mc:AlternateContent>
      </w:r>
    </w:p>
    <w:p w14:paraId="16E75B3E" w14:textId="039772B3"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44A40DE6" w14:textId="4F006AFC"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64B6091E"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3688B890"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361D3F09"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1B080421" w14:textId="789C6AD4" w:rsidR="005F3EA9" w:rsidRDefault="005F3EA9" w:rsidP="003B6E2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jc w:val="center"/>
      </w:pPr>
    </w:p>
    <w:p w14:paraId="1D9320E2" w14:textId="4F462CD6"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7FE971DE" w14:textId="77777777" w:rsidR="003B6E29" w:rsidRDefault="003B6E29" w:rsidP="003B6E2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39C25560" w14:textId="77777777" w:rsidR="003B6E29" w:rsidRDefault="003B6E29" w:rsidP="003B6E2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6F5203F0" w14:textId="417891A6" w:rsidR="003B6E29" w:rsidRDefault="003B6E29" w:rsidP="003B6E2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r>
        <w:rPr>
          <w:noProof/>
          <w:lang w:val="en-US" w:eastAsia="en-US"/>
        </w:rPr>
        <mc:AlternateContent>
          <mc:Choice Requires="wps">
            <w:drawing>
              <wp:anchor distT="152400" distB="152400" distL="152400" distR="152400" simplePos="0" relativeHeight="251724800" behindDoc="0" locked="0" layoutInCell="1" allowOverlap="1" wp14:anchorId="4F6A51D4" wp14:editId="7DE82C28">
                <wp:simplePos x="0" y="0"/>
                <wp:positionH relativeFrom="page">
                  <wp:posOffset>2548890</wp:posOffset>
                </wp:positionH>
                <wp:positionV relativeFrom="page">
                  <wp:posOffset>9406890</wp:posOffset>
                </wp:positionV>
                <wp:extent cx="2444115" cy="228600"/>
                <wp:effectExtent l="0" t="0" r="19685" b="0"/>
                <wp:wrapSquare wrapText="bothSides"/>
                <wp:docPr id="1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4441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1303FF9" w14:textId="52E38187" w:rsidR="00031A40" w:rsidRDefault="00031A40" w:rsidP="003B6E29">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proofErr w:type="spellStart"/>
                            <w:proofErr w:type="gramStart"/>
                            <w:r>
                              <w:t>fig</w:t>
                            </w:r>
                            <w:proofErr w:type="spellEnd"/>
                            <w:proofErr w:type="gramEnd"/>
                            <w:r>
                              <w:t>: 1</w:t>
                            </w:r>
                            <w:ins w:id="507" w:author="Maxime Escourbiac" w:date="2011-03-14T20:03:00Z">
                              <w:r>
                                <w:t>8</w:t>
                              </w:r>
                            </w:ins>
                            <w:del w:id="508" w:author="Maxime Escourbiac" w:date="2011-03-14T20:03:00Z">
                              <w:r w:rsidDel="009353DD">
                                <w:delText>7</w:delText>
                              </w:r>
                            </w:del>
                            <w:r>
                              <w:t xml:space="preserve">  Les différents groupe</w:t>
                            </w:r>
                            <w:ins w:id="509" w:author="Maxime Escourbiac" w:date="2011-03-14T23:52:00Z">
                              <w:r>
                                <w:t>s</w:t>
                              </w:r>
                            </w:ins>
                            <w:r>
                              <w:t xml:space="preserve"> de travail de l’ISO</w:t>
                            </w:r>
                          </w:p>
                        </w:txbxContent>
                      </wps:txbx>
                      <wps:bodyPr rot="0" vert="horz" wrap="square" lIns="0" tIns="0" rIns="0" bIns="0" anchor="t" anchorCtr="0" upright="1">
                        <a:noAutofit/>
                        <a:scene3d>
                          <a:camera prst="perspectiveFront"/>
                          <a:lightRig rig="threePt" dir="t"/>
                        </a:scene3d>
                      </wps:bodyPr>
                    </wps:wsp>
                  </a:graphicData>
                </a:graphic>
                <wp14:sizeRelH relativeFrom="page">
                  <wp14:pctWidth>0</wp14:pctWidth>
                </wp14:sizeRelH>
                <wp14:sizeRelV relativeFrom="page">
                  <wp14:pctHeight>0</wp14:pctHeight>
                </wp14:sizeRelV>
              </wp:anchor>
            </w:drawing>
          </mc:Choice>
          <mc:Fallback>
            <w:pict>
              <v:rect id="Rectangle 37" o:spid="_x0000_s1050" style="position:absolute;margin-left:200.7pt;margin-top:740.7pt;width:192.45pt;height:18pt;flip:y;z-index:25172480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" filled="f" stroked="f" strokeweight="1pt">
                <v:path arrowok="t"/>
                <v:textbox inset="0,0,0,0">
                  <w:txbxContent>
                    <w:p w14:paraId="51303FF9" w14:textId="52E38187" w:rsidR="00031A40" w:rsidRDefault="00031A40" w:rsidP="003B6E29">
                      <w:pPr>
                        <w:pStyle w:val="Formatlibre"/>
                        <w:tabs>
                          <w:tab w:val="left" w:pos="567"/>
                          <w:tab w:val="left" w:pos="1134"/>
                          <w:tab w:val="left" w:pos="1701"/>
                          <w:tab w:val="left" w:pos="2268"/>
                          <w:tab w:val="left" w:pos="2835"/>
                          <w:tab w:val="left" w:pos="3402"/>
                        </w:tabs>
                        <w:jc w:val="center"/>
                        <w:rPr>
                          <w:rFonts w:ascii="Times New Roman" w:eastAsia="Times New Roman" w:hAnsi="Times New Roman"/>
                          <w:color w:val="auto"/>
                          <w:sz w:val="20"/>
                          <w:lang w:bidi="x-none"/>
                        </w:rPr>
                      </w:pPr>
                      <w:r>
                        <w:t>fig: 1</w:t>
                      </w:r>
                      <w:ins w:id="512" w:author="Maxime Escourbiac" w:date="2011-03-14T20:03:00Z">
                        <w:r>
                          <w:t>8</w:t>
                        </w:r>
                      </w:ins>
                      <w:del w:id="513" w:author="Maxime Escourbiac" w:date="2011-03-14T20:03:00Z">
                        <w:r w:rsidDel="009353DD">
                          <w:delText>7</w:delText>
                        </w:r>
                      </w:del>
                      <w:r>
                        <w:t xml:space="preserve">  Les différents groupe</w:t>
                      </w:r>
                      <w:ins w:id="514" w:author="Maxime Escourbiac" w:date="2011-03-14T23:52:00Z">
                        <w:r>
                          <w:t>s</w:t>
                        </w:r>
                      </w:ins>
                      <w:r>
                        <w:t xml:space="preserve"> de travail de l’ISO</w:t>
                      </w:r>
                    </w:p>
                  </w:txbxContent>
                </v:textbox>
                <w10:wrap type="square" anchorx="page" anchory="page"/>
              </v:rect>
            </w:pict>
          </mc:Fallback>
        </mc:AlternateContent>
      </w:r>
    </w:p>
    <w:p w14:paraId="11B6A68F" w14:textId="06032394" w:rsidR="00FF081B" w:rsidRDefault="00FF081B" w:rsidP="003B6E2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4AABCBE9" w14:textId="3010C0D6" w:rsidR="005F3EA9" w:rsidRDefault="005F3EA9" w:rsidP="000C36B6">
      <w:pPr>
        <w:pStyle w:val="NoSpacing"/>
        <w:jc w:val="both"/>
      </w:pPr>
      <w:r>
        <w:t>Pour la suite on va parler des organismes</w:t>
      </w:r>
      <w:del w:id="510" w:author="Maxime Escourbiac" w:date="2011-03-14T15:55:00Z">
        <w:r w:rsidDel="007F3A8A">
          <w:delText>,</w:delText>
        </w:r>
      </w:del>
      <w:r>
        <w:t xml:space="preserve"> qui nous concernent directement, c’est à dire les organismes européens et français. Il existe un organisme normalisateur dans chaque continent et dans la plupart des pays développés. </w:t>
      </w:r>
    </w:p>
    <w:p w14:paraId="47FBD3F6" w14:textId="77777777" w:rsidR="004A2E33" w:rsidRDefault="004A2E33" w:rsidP="004A2E33">
      <w:pPr>
        <w:pStyle w:val="NoSpacing"/>
      </w:pPr>
    </w:p>
    <w:p w14:paraId="77477DD3" w14:textId="77777777" w:rsidR="00FF081B" w:rsidRDefault="00FF081B" w:rsidP="004A2E33">
      <w:pPr>
        <w:pStyle w:val="NoSpacing"/>
      </w:pPr>
    </w:p>
    <w:p w14:paraId="3BBA8429" w14:textId="77777777" w:rsidR="005F3EA9" w:rsidRDefault="005F3EA9" w:rsidP="000C36B6">
      <w:pPr>
        <w:pStyle w:val="Heading2"/>
      </w:pPr>
      <w:bookmarkStart w:id="511" w:name="_Toc161767447"/>
      <w:r>
        <w:t>2-Un organisme européen, le CEN (</w:t>
      </w:r>
      <w:proofErr w:type="spellStart"/>
      <w:r>
        <w:t>European</w:t>
      </w:r>
      <w:proofErr w:type="spellEnd"/>
      <w:r>
        <w:t xml:space="preserve"> </w:t>
      </w:r>
      <w:proofErr w:type="spellStart"/>
      <w:r>
        <w:t>Committee</w:t>
      </w:r>
      <w:proofErr w:type="spellEnd"/>
      <w:r>
        <w:t xml:space="preserve"> for Standardisation):</w:t>
      </w:r>
      <w:bookmarkEnd w:id="511"/>
    </w:p>
    <w:p w14:paraId="7D6CDC8D" w14:textId="77777777" w:rsidR="005F3EA9" w:rsidRDefault="005F3EA9" w:rsidP="005F3EA9">
      <w:pPr>
        <w:pStyle w:val="Formatlibre"/>
        <w:spacing w:line="240" w:lineRule="auto"/>
        <w:rPr>
          <w:rFonts w:ascii="Helvetica Neue" w:hAnsi="Helvetica Neue"/>
          <w:b/>
          <w:sz w:val="20"/>
          <w:u w:val="single"/>
        </w:rPr>
      </w:pPr>
    </w:p>
    <w:p w14:paraId="02271077" w14:textId="0FCACCC2" w:rsidR="005F3EA9" w:rsidRDefault="005F3EA9" w:rsidP="00FD4D49">
      <w:pPr>
        <w:pStyle w:val="NoSpacing"/>
        <w:jc w:val="both"/>
      </w:pPr>
      <w:r>
        <w:t>Cet organisme possède le même but que l’ISO, mais à échelle continentale</w:t>
      </w:r>
      <w:ins w:id="512" w:author="Maxime Escourbiac" w:date="2011-03-14T15:56:00Z">
        <w:r w:rsidR="007F3A8A">
          <w:t>.</w:t>
        </w:r>
      </w:ins>
      <w:del w:id="513" w:author="Maxime Escourbiac" w:date="2011-03-14T15:56:00Z">
        <w:r w:rsidDel="007F3A8A">
          <w:delText>,</w:delText>
        </w:r>
      </w:del>
      <w:r>
        <w:t xml:space="preserve"> </w:t>
      </w:r>
      <w:ins w:id="514" w:author="Maxime Escourbiac" w:date="2011-03-14T15:56:00Z">
        <w:r w:rsidR="007F3A8A">
          <w:t>L</w:t>
        </w:r>
      </w:ins>
      <w:del w:id="515" w:author="Maxime Escourbiac" w:date="2011-03-14T15:56:00Z">
        <w:r w:rsidDel="007F3A8A">
          <w:delText>l</w:delText>
        </w:r>
      </w:del>
      <w:r>
        <w:t>e CEN a été fondé en 1961, il comprend actuellement 31 pays membres. Le CEN s’est associé à l’ISO en 1991 avec le traité de Vienne.</w:t>
      </w:r>
    </w:p>
    <w:p w14:paraId="2FAF4779" w14:textId="16551DF5" w:rsidR="005F3EA9" w:rsidRDefault="000C36B6"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r>
        <w:rPr>
          <w:noProof/>
          <w:lang w:val="en-US" w:eastAsia="en-US"/>
        </w:rPr>
        <w:drawing>
          <wp:anchor distT="152400" distB="152400" distL="152400" distR="152400" simplePos="0" relativeHeight="251697152" behindDoc="0" locked="0" layoutInCell="1" allowOverlap="1" wp14:anchorId="54FC0B7E" wp14:editId="06B16961">
            <wp:simplePos x="0" y="0"/>
            <wp:positionH relativeFrom="page">
              <wp:posOffset>2320290</wp:posOffset>
            </wp:positionH>
            <wp:positionV relativeFrom="page">
              <wp:posOffset>3006090</wp:posOffset>
            </wp:positionV>
            <wp:extent cx="2908300" cy="793115"/>
            <wp:effectExtent l="0" t="0" r="12700" b="0"/>
            <wp:wrapThrough wrapText="bothSides">
              <wp:wrapPolygon edited="0">
                <wp:start x="0" y="0"/>
                <wp:lineTo x="0" y="20753"/>
                <wp:lineTo x="21506" y="20753"/>
                <wp:lineTo x="21506"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8300" cy="793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5C72C"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5FC6C823" w14:textId="7E6EB2FD"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0D219DF4" w14:textId="7E4D7CC4" w:rsidR="000C36B6" w:rsidRDefault="00FD4D4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r>
        <w:rPr>
          <w:noProof/>
          <w:lang w:val="en-US" w:eastAsia="en-US"/>
        </w:rPr>
        <mc:AlternateContent>
          <mc:Choice Requires="wps">
            <w:drawing>
              <wp:anchor distT="152400" distB="152400" distL="152400" distR="152400" simplePos="0" relativeHeight="251698176" behindDoc="0" locked="0" layoutInCell="1" allowOverlap="1" wp14:anchorId="30BB5053" wp14:editId="7DB85F57">
                <wp:simplePos x="0" y="0"/>
                <wp:positionH relativeFrom="page">
                  <wp:posOffset>3234690</wp:posOffset>
                </wp:positionH>
                <wp:positionV relativeFrom="page">
                  <wp:posOffset>3920490</wp:posOffset>
                </wp:positionV>
                <wp:extent cx="1231900" cy="228600"/>
                <wp:effectExtent l="0" t="0" r="12700" b="0"/>
                <wp:wrapSquare wrapText="bothSides"/>
                <wp:docPr id="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1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019BC23" w14:textId="29085706" w:rsidR="00031A40" w:rsidRDefault="00031A40" w:rsidP="005F3EA9">
                            <w:pPr>
                              <w:pStyle w:val="Formatlibre"/>
                              <w:tabs>
                                <w:tab w:val="left" w:pos="567"/>
                                <w:tab w:val="left" w:pos="1134"/>
                                <w:tab w:val="left" w:pos="1701"/>
                              </w:tabs>
                              <w:rPr>
                                <w:rFonts w:ascii="Times New Roman" w:eastAsia="Times New Roman" w:hAnsi="Times New Roman"/>
                                <w:color w:val="auto"/>
                                <w:sz w:val="20"/>
                                <w:lang w:bidi="x-none"/>
                              </w:rPr>
                            </w:pPr>
                            <w:proofErr w:type="spellStart"/>
                            <w:proofErr w:type="gramStart"/>
                            <w:r>
                              <w:t>fig</w:t>
                            </w:r>
                            <w:proofErr w:type="spellEnd"/>
                            <w:proofErr w:type="gramEnd"/>
                            <w:r>
                              <w:t xml:space="preserve"> 1</w:t>
                            </w:r>
                            <w:ins w:id="516" w:author="Maxime Escourbiac" w:date="2011-03-14T20:04:00Z">
                              <w:r>
                                <w:t>9</w:t>
                              </w:r>
                            </w:ins>
                            <w:del w:id="517" w:author="Maxime Escourbiac" w:date="2011-03-14T20:04:00Z">
                              <w:r w:rsidDel="009353DD">
                                <w:delText>8</w:delText>
                              </w:r>
                            </w:del>
                            <w:r>
                              <w:t>: Logo du CEN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51" style="position:absolute;margin-left:254.7pt;margin-top:308.7pt;width:97pt;height:18pt;z-index:2516981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" filled="f" stroked="f" strokeweight="1pt">
                <v:path arrowok="t"/>
                <v:textbox inset="0,0,0,0">
                  <w:txbxContent>
                    <w:p w14:paraId="7019BC23" w14:textId="29085706" w:rsidR="00031A40" w:rsidRDefault="00031A40" w:rsidP="005F3EA9">
                      <w:pPr>
                        <w:pStyle w:val="Formatlibre"/>
                        <w:tabs>
                          <w:tab w:val="left" w:pos="567"/>
                          <w:tab w:val="left" w:pos="1134"/>
                          <w:tab w:val="left" w:pos="1701"/>
                        </w:tabs>
                        <w:rPr>
                          <w:rFonts w:ascii="Times New Roman" w:eastAsia="Times New Roman" w:hAnsi="Times New Roman"/>
                          <w:color w:val="auto"/>
                          <w:sz w:val="20"/>
                          <w:lang w:bidi="x-none"/>
                        </w:rPr>
                      </w:pPr>
                      <w:r>
                        <w:t>fig 1</w:t>
                      </w:r>
                      <w:ins w:id="523" w:author="Maxime Escourbiac" w:date="2011-03-14T20:04:00Z">
                        <w:r>
                          <w:t>9</w:t>
                        </w:r>
                      </w:ins>
                      <w:del w:id="524" w:author="Maxime Escourbiac" w:date="2011-03-14T20:04:00Z">
                        <w:r w:rsidDel="009353DD">
                          <w:delText>8</w:delText>
                        </w:r>
                      </w:del>
                      <w:r>
                        <w:t>: Logo du CEN</w:t>
                      </w:r>
                    </w:p>
                  </w:txbxContent>
                </v:textbox>
                <w10:wrap type="square" anchorx="page" anchory="page"/>
              </v:rect>
            </w:pict>
          </mc:Fallback>
        </mc:AlternateContent>
      </w:r>
    </w:p>
    <w:p w14:paraId="75E3A2CF" w14:textId="77777777" w:rsidR="000C36B6" w:rsidRDefault="000C36B6" w:rsidP="004A2E33">
      <w:pPr>
        <w:pStyle w:val="NoSpacing"/>
      </w:pPr>
    </w:p>
    <w:p w14:paraId="4D0CE61F" w14:textId="77777777" w:rsidR="005F3EA9" w:rsidRDefault="005F3EA9" w:rsidP="004A2E33">
      <w:pPr>
        <w:pStyle w:val="NoSpacing"/>
      </w:pPr>
      <w:r>
        <w:t xml:space="preserve">Le CEN </w:t>
      </w:r>
      <w:proofErr w:type="spellStart"/>
      <w:r>
        <w:t>oeuvre</w:t>
      </w:r>
      <w:proofErr w:type="spellEnd"/>
      <w:r>
        <w:t xml:space="preserve"> aussi en groupe de travail décomposé comme ci-dessous:</w:t>
      </w:r>
    </w:p>
    <w:tbl>
      <w:tblPr>
        <w:tblpPr w:leftFromText="240" w:rightFromText="240" w:topFromText="240" w:bottomFromText="240" w:vertAnchor="page" w:horzAnchor="page" w:tblpX="2255" w:tblpY="7975"/>
        <w:tblW w:w="0" w:type="auto"/>
        <w:shd w:val="clear" w:color="auto" w:fill="FFFFFF"/>
        <w:tblLayout w:type="fixed"/>
        <w:tblLook w:val="0000" w:firstRow="0" w:lastRow="0" w:firstColumn="0" w:lastColumn="0" w:noHBand="0" w:noVBand="0"/>
      </w:tblPr>
      <w:tblGrid>
        <w:gridCol w:w="1704"/>
        <w:gridCol w:w="6202"/>
      </w:tblGrid>
      <w:tr w:rsidR="00FF081B" w14:paraId="5A00C322" w14:textId="77777777" w:rsidTr="000C36B6">
        <w:trPr>
          <w:cantSplit/>
          <w:trHeight w:hRule="exact" w:val="349"/>
          <w:tblHeader/>
        </w:trPr>
        <w:tc>
          <w:tcPr>
            <w:tcW w:w="1704" w:type="dxa"/>
            <w:tcBorders>
              <w:top w:val="single" w:sz="8" w:space="0" w:color="000000"/>
              <w:left w:val="single" w:sz="8" w:space="0" w:color="000000"/>
              <w:bottom w:val="single" w:sz="8" w:space="0" w:color="000000"/>
              <w:right w:val="single" w:sz="8" w:space="0" w:color="000000"/>
            </w:tcBorders>
            <w:shd w:val="clear" w:color="auto" w:fill="2B6991"/>
            <w:tcMar>
              <w:top w:w="40" w:type="dxa"/>
              <w:left w:w="40" w:type="dxa"/>
              <w:bottom w:w="40" w:type="dxa"/>
              <w:right w:w="40" w:type="dxa"/>
            </w:tcMar>
          </w:tcPr>
          <w:p w14:paraId="5D810D74" w14:textId="77777777" w:rsidR="00FF081B" w:rsidRDefault="00FF081B" w:rsidP="000C36B6">
            <w:pPr>
              <w:pStyle w:val="Sous-section4"/>
              <w:jc w:val="center"/>
              <w:rPr>
                <w:color w:val="FFFFFF"/>
              </w:rPr>
            </w:pPr>
            <w:r>
              <w:rPr>
                <w:color w:val="FFFFFF"/>
              </w:rPr>
              <w:t>Numéro</w:t>
            </w:r>
          </w:p>
        </w:tc>
        <w:tc>
          <w:tcPr>
            <w:tcW w:w="6202" w:type="dxa"/>
            <w:tcBorders>
              <w:top w:val="single" w:sz="8" w:space="0" w:color="000000"/>
              <w:left w:val="single" w:sz="8" w:space="0" w:color="000000"/>
              <w:bottom w:val="single" w:sz="8" w:space="0" w:color="000000"/>
              <w:right w:val="single" w:sz="8" w:space="0" w:color="000000"/>
            </w:tcBorders>
            <w:shd w:val="clear" w:color="auto" w:fill="2B6991"/>
            <w:tcMar>
              <w:top w:w="40" w:type="dxa"/>
              <w:left w:w="40" w:type="dxa"/>
              <w:bottom w:w="40" w:type="dxa"/>
              <w:right w:w="40" w:type="dxa"/>
            </w:tcMar>
          </w:tcPr>
          <w:p w14:paraId="3AEE10A1" w14:textId="77777777" w:rsidR="00FF081B" w:rsidRDefault="00FF081B" w:rsidP="000C36B6">
            <w:pPr>
              <w:pStyle w:val="Sous-section4"/>
              <w:jc w:val="center"/>
              <w:rPr>
                <w:color w:val="FFFFFF"/>
              </w:rPr>
            </w:pPr>
            <w:r>
              <w:rPr>
                <w:color w:val="FFFFFF"/>
              </w:rPr>
              <w:t>Description</w:t>
            </w:r>
            <w:del w:id="518" w:author="Maxime Escourbiac" w:date="2011-03-14T20:04:00Z">
              <w:r w:rsidDel="009353DD">
                <w:rPr>
                  <w:color w:val="FFFFFF"/>
                </w:rPr>
                <w:delText>s</w:delText>
              </w:r>
            </w:del>
            <w:r>
              <w:rPr>
                <w:color w:val="FFFFFF"/>
              </w:rPr>
              <w:t xml:space="preserve"> du groupe de travail</w:t>
            </w:r>
          </w:p>
        </w:tc>
      </w:tr>
      <w:tr w:rsidR="00FF081B" w14:paraId="2CE0BBC7"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A4AD69A" w14:textId="77777777" w:rsidR="00FF081B" w:rsidRDefault="00FF081B" w:rsidP="000C36B6">
            <w:pPr>
              <w:pStyle w:val="Corps"/>
              <w:jc w:val="center"/>
            </w:pPr>
            <w:r>
              <w:t>1</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417B753" w14:textId="77777777" w:rsidR="00FF081B" w:rsidRDefault="00FF081B" w:rsidP="000C36B6">
            <w:pPr>
              <w:pStyle w:val="Corps"/>
            </w:pPr>
            <w:r>
              <w:t>Contrôle des accès et paiement automatique</w:t>
            </w:r>
          </w:p>
        </w:tc>
      </w:tr>
      <w:tr w:rsidR="00FF081B" w14:paraId="0026FBA0"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449085DA" w14:textId="77777777" w:rsidR="00FF081B" w:rsidRDefault="00FF081B" w:rsidP="000C36B6">
            <w:pPr>
              <w:pStyle w:val="Corps"/>
              <w:jc w:val="center"/>
            </w:pPr>
            <w:r>
              <w:t>2</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76BDDC0" w14:textId="77777777" w:rsidR="00FF081B" w:rsidRDefault="00FF081B" w:rsidP="000C36B6">
            <w:pPr>
              <w:pStyle w:val="Corps"/>
            </w:pPr>
            <w:r>
              <w:t xml:space="preserve">Système de management de la flotte et du fret </w:t>
            </w:r>
          </w:p>
        </w:tc>
      </w:tr>
      <w:tr w:rsidR="00FF081B" w14:paraId="3918CA54"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28FD9C0" w14:textId="77777777" w:rsidR="00FF081B" w:rsidRDefault="00FF081B" w:rsidP="000C36B6">
            <w:pPr>
              <w:pStyle w:val="Corps"/>
              <w:jc w:val="center"/>
            </w:pPr>
            <w:r>
              <w:t>3</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3A19689" w14:textId="77777777" w:rsidR="00FF081B" w:rsidRDefault="00FF081B" w:rsidP="000C36B6">
            <w:pPr>
              <w:pStyle w:val="Corps"/>
            </w:pPr>
            <w:r>
              <w:t>Transport Public</w:t>
            </w:r>
          </w:p>
        </w:tc>
      </w:tr>
      <w:tr w:rsidR="00FF081B" w14:paraId="5746800F"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0716DA13" w14:textId="77777777" w:rsidR="00FF081B" w:rsidRDefault="00FF081B" w:rsidP="000C36B6">
            <w:pPr>
              <w:pStyle w:val="Corps"/>
              <w:jc w:val="center"/>
            </w:pPr>
            <w:r>
              <w:t>4</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2B8D16A" w14:textId="77777777" w:rsidR="00FF081B" w:rsidRDefault="00FF081B" w:rsidP="000C36B6">
            <w:pPr>
              <w:pStyle w:val="Corps"/>
            </w:pPr>
            <w:r>
              <w:t>Information sur le trafic et le voyageur</w:t>
            </w:r>
          </w:p>
        </w:tc>
      </w:tr>
      <w:tr w:rsidR="00FF081B" w14:paraId="65F6729D"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46ABB443" w14:textId="77777777" w:rsidR="00FF081B" w:rsidRDefault="00FF081B" w:rsidP="000C36B6">
            <w:pPr>
              <w:pStyle w:val="Corps"/>
              <w:jc w:val="center"/>
            </w:pPr>
            <w:r>
              <w:t>5</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442F4EFF" w14:textId="77777777" w:rsidR="00FF081B" w:rsidRDefault="00FF081B" w:rsidP="000C36B6">
            <w:pPr>
              <w:pStyle w:val="Corps"/>
            </w:pPr>
            <w:r>
              <w:t>Contrôle du trafic</w:t>
            </w:r>
          </w:p>
        </w:tc>
      </w:tr>
      <w:tr w:rsidR="00FF081B" w14:paraId="18E54CD5"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A97D30B" w14:textId="77777777" w:rsidR="00FF081B" w:rsidRDefault="00FF081B" w:rsidP="000C36B6">
            <w:pPr>
              <w:pStyle w:val="Corps"/>
              <w:jc w:val="center"/>
            </w:pPr>
            <w:r>
              <w:t>6</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D8816F3" w14:textId="77777777" w:rsidR="00FF081B" w:rsidRDefault="00FF081B" w:rsidP="000C36B6">
            <w:pPr>
              <w:pStyle w:val="Corps"/>
            </w:pPr>
            <w:r>
              <w:t>Gestion du parking (stockage de la flotte)</w:t>
            </w:r>
          </w:p>
        </w:tc>
      </w:tr>
      <w:tr w:rsidR="00FF081B" w14:paraId="093696F7"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FC1583A" w14:textId="77777777" w:rsidR="00FF081B" w:rsidRDefault="00FF081B" w:rsidP="000C36B6">
            <w:pPr>
              <w:pStyle w:val="Corps"/>
              <w:jc w:val="center"/>
            </w:pPr>
            <w:r>
              <w:t>7/8</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7628289" w14:textId="77777777" w:rsidR="00FF081B" w:rsidRDefault="00FF081B" w:rsidP="000C36B6">
            <w:pPr>
              <w:pStyle w:val="Corps"/>
            </w:pPr>
            <w:r>
              <w:t>Base de données des voies et sur leurs statistiques</w:t>
            </w:r>
          </w:p>
        </w:tc>
      </w:tr>
      <w:tr w:rsidR="00FF081B" w14:paraId="72E8B913"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0E4A495E" w14:textId="77777777" w:rsidR="00FF081B" w:rsidRDefault="00FF081B" w:rsidP="000C36B6">
            <w:pPr>
              <w:pStyle w:val="Corps"/>
              <w:jc w:val="center"/>
            </w:pPr>
            <w:r>
              <w:t>9</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2ED4123" w14:textId="77777777" w:rsidR="00FF081B" w:rsidRDefault="00FF081B" w:rsidP="000C36B6">
            <w:pPr>
              <w:pStyle w:val="Corps"/>
            </w:pPr>
            <w:r>
              <w:t>Communications courtes portées</w:t>
            </w:r>
          </w:p>
        </w:tc>
      </w:tr>
      <w:tr w:rsidR="00FF081B" w14:paraId="499F50C6"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510F42D" w14:textId="77777777" w:rsidR="00FF081B" w:rsidRDefault="00FF081B" w:rsidP="000C36B6">
            <w:pPr>
              <w:pStyle w:val="Corps"/>
              <w:jc w:val="center"/>
            </w:pPr>
            <w:r>
              <w:t>10</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674604D" w14:textId="77777777" w:rsidR="00FF081B" w:rsidRDefault="00FF081B" w:rsidP="000C36B6">
            <w:pPr>
              <w:pStyle w:val="Corps"/>
            </w:pPr>
            <w:r>
              <w:t>Interface homme-machine</w:t>
            </w:r>
          </w:p>
        </w:tc>
      </w:tr>
      <w:tr w:rsidR="00FF081B" w14:paraId="124641E5"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FEA9DDB" w14:textId="77777777" w:rsidR="00FF081B" w:rsidRDefault="00FF081B" w:rsidP="000C36B6">
            <w:pPr>
              <w:pStyle w:val="Corps"/>
              <w:jc w:val="center"/>
            </w:pPr>
            <w:r>
              <w:t>11</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6B6EA45" w14:textId="77777777" w:rsidR="00FF081B" w:rsidRDefault="00FF081B" w:rsidP="000C36B6">
            <w:pPr>
              <w:pStyle w:val="Corps"/>
            </w:pPr>
            <w:r>
              <w:t>Interfaces sous-système et inter-système</w:t>
            </w:r>
          </w:p>
        </w:tc>
      </w:tr>
      <w:tr w:rsidR="00FF081B" w14:paraId="722822AF"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C5AA617" w14:textId="77777777" w:rsidR="00FF081B" w:rsidRDefault="00FF081B" w:rsidP="000C36B6">
            <w:pPr>
              <w:pStyle w:val="Corps"/>
              <w:jc w:val="center"/>
            </w:pPr>
            <w:r>
              <w:t>12</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CA2872A" w14:textId="3FFF3F4C" w:rsidR="00FF081B" w:rsidRDefault="009353DD" w:rsidP="000C36B6">
            <w:pPr>
              <w:pStyle w:val="Corps"/>
            </w:pPr>
            <w:ins w:id="519" w:author="Maxime Escourbiac" w:date="2011-03-14T20:04:00Z">
              <w:r>
                <w:t>I</w:t>
              </w:r>
            </w:ins>
            <w:del w:id="520" w:author="Maxime Escourbiac" w:date="2011-03-14T20:04:00Z">
              <w:r w:rsidR="00FF081B" w:rsidDel="009353DD">
                <w:delText>i</w:delText>
              </w:r>
            </w:del>
            <w:r w:rsidR="00FF081B">
              <w:t>dentification automatique des véhicules et des équipements</w:t>
            </w:r>
          </w:p>
        </w:tc>
      </w:tr>
      <w:tr w:rsidR="00FF081B" w14:paraId="78CB7FA9" w14:textId="77777777" w:rsidTr="000C36B6">
        <w:trPr>
          <w:cantSplit/>
          <w:trHeight w:hRule="exact" w:val="349"/>
        </w:trPr>
        <w:tc>
          <w:tcPr>
            <w:tcW w:w="170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08C777E8" w14:textId="77777777" w:rsidR="00FF081B" w:rsidRDefault="00FF081B" w:rsidP="000C36B6">
            <w:pPr>
              <w:pStyle w:val="Corps"/>
              <w:jc w:val="center"/>
            </w:pPr>
            <w:r>
              <w:t>13</w:t>
            </w:r>
          </w:p>
        </w:tc>
        <w:tc>
          <w:tcPr>
            <w:tcW w:w="620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74FBB26" w14:textId="77777777" w:rsidR="00FF081B" w:rsidRDefault="00FF081B" w:rsidP="000C36B6">
            <w:pPr>
              <w:pStyle w:val="Corps"/>
            </w:pPr>
            <w:r>
              <w:t xml:space="preserve">Architecture système et terminologie </w:t>
            </w:r>
          </w:p>
        </w:tc>
      </w:tr>
    </w:tbl>
    <w:p w14:paraId="02E50516"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2700DDF5"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674FC5FD"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r>
        <w:t xml:space="preserve"> </w:t>
      </w:r>
    </w:p>
    <w:p w14:paraId="7A6B5E69"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0411EABE"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3E673398"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18332D61"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7E60AFEF"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5E4A71E3"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68FFFA4A"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3F31C725"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67055FD6" w14:textId="77777777" w:rsidR="00FF081B" w:rsidRDefault="00FF081B" w:rsidP="005F3EA9">
      <w:pPr>
        <w:pStyle w:val="Formatlibre"/>
        <w:spacing w:line="240" w:lineRule="auto"/>
        <w:rPr>
          <w:rFonts w:ascii="Helvetica Neue" w:hAnsi="Helvetica Neue"/>
          <w:b/>
          <w:sz w:val="20"/>
          <w:u w:val="single"/>
        </w:rPr>
      </w:pPr>
    </w:p>
    <w:p w14:paraId="543A9432" w14:textId="3A7AACB2" w:rsidR="00FF081B" w:rsidRDefault="00FF081B" w:rsidP="005F3EA9">
      <w:pPr>
        <w:pStyle w:val="Formatlibre"/>
        <w:spacing w:line="240" w:lineRule="auto"/>
        <w:rPr>
          <w:rFonts w:ascii="Helvetica Neue" w:hAnsi="Helvetica Neue"/>
          <w:b/>
          <w:sz w:val="20"/>
          <w:u w:val="single"/>
        </w:rPr>
      </w:pPr>
    </w:p>
    <w:p w14:paraId="66541AE1" w14:textId="496CA34F" w:rsidR="00FF081B" w:rsidRDefault="00FF081B" w:rsidP="005F3EA9">
      <w:pPr>
        <w:pStyle w:val="Formatlibre"/>
        <w:spacing w:line="240" w:lineRule="auto"/>
        <w:rPr>
          <w:rFonts w:ascii="Helvetica Neue" w:hAnsi="Helvetica Neue"/>
          <w:b/>
          <w:sz w:val="20"/>
          <w:u w:val="single"/>
        </w:rPr>
      </w:pPr>
    </w:p>
    <w:p w14:paraId="439805FA" w14:textId="49A2B5A9" w:rsidR="00FF081B" w:rsidRDefault="00FF081B" w:rsidP="005F3EA9">
      <w:pPr>
        <w:pStyle w:val="Formatlibre"/>
        <w:spacing w:line="240" w:lineRule="auto"/>
        <w:rPr>
          <w:rFonts w:ascii="Helvetica Neue" w:hAnsi="Helvetica Neue"/>
          <w:b/>
          <w:sz w:val="20"/>
          <w:u w:val="single"/>
        </w:rPr>
      </w:pPr>
    </w:p>
    <w:p w14:paraId="3A2A124D" w14:textId="3C933164" w:rsidR="00FF081B" w:rsidRDefault="00FF081B" w:rsidP="005F3EA9">
      <w:pPr>
        <w:pStyle w:val="Formatlibre"/>
        <w:spacing w:line="240" w:lineRule="auto"/>
        <w:rPr>
          <w:rFonts w:ascii="Helvetica Neue" w:hAnsi="Helvetica Neue"/>
          <w:b/>
          <w:sz w:val="20"/>
          <w:u w:val="single"/>
        </w:rPr>
      </w:pPr>
    </w:p>
    <w:p w14:paraId="13BC0E0F" w14:textId="77777777" w:rsidR="00FF081B" w:rsidRDefault="00FF081B" w:rsidP="005F3EA9">
      <w:pPr>
        <w:pStyle w:val="Formatlibre"/>
        <w:spacing w:line="240" w:lineRule="auto"/>
        <w:rPr>
          <w:rFonts w:ascii="Helvetica Neue" w:hAnsi="Helvetica Neue"/>
          <w:b/>
          <w:sz w:val="20"/>
          <w:u w:val="single"/>
        </w:rPr>
      </w:pPr>
    </w:p>
    <w:p w14:paraId="30741776" w14:textId="75DAAEDA" w:rsidR="00FF081B" w:rsidRDefault="000C36B6" w:rsidP="005F3EA9">
      <w:pPr>
        <w:pStyle w:val="Formatlibre"/>
        <w:spacing w:line="240" w:lineRule="auto"/>
        <w:rPr>
          <w:rFonts w:ascii="Helvetica Neue" w:hAnsi="Helvetica Neue"/>
          <w:b/>
          <w:sz w:val="20"/>
          <w:u w:val="single"/>
        </w:rPr>
      </w:pPr>
      <w:r>
        <w:rPr>
          <w:noProof/>
          <w:lang w:val="en-US" w:eastAsia="en-US"/>
        </w:rPr>
        <mc:AlternateContent>
          <mc:Choice Requires="wps">
            <w:drawing>
              <wp:anchor distT="152400" distB="152400" distL="152400" distR="152400" simplePos="0" relativeHeight="251699200" behindDoc="0" locked="0" layoutInCell="1" allowOverlap="1" wp14:anchorId="71C77207" wp14:editId="6172E61E">
                <wp:simplePos x="0" y="0"/>
                <wp:positionH relativeFrom="page">
                  <wp:posOffset>2777490</wp:posOffset>
                </wp:positionH>
                <wp:positionV relativeFrom="page">
                  <wp:posOffset>8492490</wp:posOffset>
                </wp:positionV>
                <wp:extent cx="2082800" cy="228600"/>
                <wp:effectExtent l="0" t="0" r="0" b="0"/>
                <wp:wrapSquare wrapText="bothSides"/>
                <wp:docPr id="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BDA6426" w14:textId="02223638" w:rsidR="00031A40" w:rsidRDefault="00031A40" w:rsidP="005F3EA9">
                            <w:pPr>
                              <w:pStyle w:val="Formatlibre"/>
                              <w:tabs>
                                <w:tab w:val="left" w:pos="567"/>
                                <w:tab w:val="left" w:pos="1134"/>
                                <w:tab w:val="left" w:pos="1701"/>
                                <w:tab w:val="left" w:pos="2268"/>
                                <w:tab w:val="left" w:pos="2835"/>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521" w:author="Maxime Escourbiac" w:date="2011-03-14T20:04:00Z">
                              <w:r w:rsidDel="009353DD">
                                <w:delText xml:space="preserve">19 </w:delText>
                              </w:r>
                            </w:del>
                            <w:ins w:id="522" w:author="Maxime Escourbiac" w:date="2011-03-14T20:04:00Z">
                              <w:r>
                                <w:t xml:space="preserve">20 </w:t>
                              </w:r>
                            </w:ins>
                            <w:r>
                              <w:t>: Les groupes de travail du CEN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52" style="position:absolute;margin-left:218.7pt;margin-top:668.7pt;width:164pt;height:18pt;z-index:25169920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" filled="f" stroked="f" strokeweight="1pt">
                <v:path arrowok="t"/>
                <v:textbox inset="0,0,0,0">
                  <w:txbxContent>
                    <w:p w14:paraId="6BDA6426" w14:textId="02223638" w:rsidR="00031A40" w:rsidRDefault="00031A40" w:rsidP="005F3EA9">
                      <w:pPr>
                        <w:pStyle w:val="Formatlibre"/>
                        <w:tabs>
                          <w:tab w:val="left" w:pos="567"/>
                          <w:tab w:val="left" w:pos="1134"/>
                          <w:tab w:val="left" w:pos="1701"/>
                          <w:tab w:val="left" w:pos="2268"/>
                          <w:tab w:val="left" w:pos="2835"/>
                        </w:tabs>
                        <w:rPr>
                          <w:rFonts w:ascii="Times New Roman" w:eastAsia="Times New Roman" w:hAnsi="Times New Roman"/>
                          <w:color w:val="auto"/>
                          <w:sz w:val="20"/>
                          <w:lang w:bidi="x-none"/>
                        </w:rPr>
                      </w:pPr>
                      <w:r>
                        <w:t xml:space="preserve">fig </w:t>
                      </w:r>
                      <w:del w:id="530" w:author="Maxime Escourbiac" w:date="2011-03-14T20:04:00Z">
                        <w:r w:rsidDel="009353DD">
                          <w:delText xml:space="preserve">19 </w:delText>
                        </w:r>
                      </w:del>
                      <w:ins w:id="531" w:author="Maxime Escourbiac" w:date="2011-03-14T20:04:00Z">
                        <w:r>
                          <w:t xml:space="preserve">20 </w:t>
                        </w:r>
                      </w:ins>
                      <w:r>
                        <w:t>: Les groupes de travail du CEN</w:t>
                      </w:r>
                    </w:p>
                  </w:txbxContent>
                </v:textbox>
                <w10:wrap type="square" anchorx="page" anchory="page"/>
              </v:rect>
            </w:pict>
          </mc:Fallback>
        </mc:AlternateContent>
      </w:r>
    </w:p>
    <w:p w14:paraId="70B4E4AD" w14:textId="77777777" w:rsidR="00FF081B" w:rsidRDefault="00FF081B" w:rsidP="005F3EA9">
      <w:pPr>
        <w:pStyle w:val="Formatlibre"/>
        <w:spacing w:line="240" w:lineRule="auto"/>
        <w:rPr>
          <w:rFonts w:ascii="Helvetica Neue" w:hAnsi="Helvetica Neue"/>
          <w:b/>
          <w:sz w:val="20"/>
          <w:u w:val="single"/>
        </w:rPr>
      </w:pPr>
    </w:p>
    <w:p w14:paraId="66B5C6BE" w14:textId="77777777" w:rsidR="00FF081B" w:rsidRDefault="00FF081B" w:rsidP="005F3EA9">
      <w:pPr>
        <w:pStyle w:val="Formatlibre"/>
        <w:spacing w:line="240" w:lineRule="auto"/>
        <w:rPr>
          <w:rFonts w:ascii="Helvetica Neue" w:hAnsi="Helvetica Neue"/>
          <w:b/>
          <w:sz w:val="20"/>
          <w:u w:val="single"/>
        </w:rPr>
      </w:pPr>
    </w:p>
    <w:p w14:paraId="669657A3" w14:textId="77777777" w:rsidR="00FF081B" w:rsidRDefault="00FF081B" w:rsidP="005F3EA9">
      <w:pPr>
        <w:pStyle w:val="Formatlibre"/>
        <w:spacing w:line="240" w:lineRule="auto"/>
        <w:rPr>
          <w:rFonts w:ascii="Helvetica Neue" w:hAnsi="Helvetica Neue"/>
          <w:b/>
          <w:sz w:val="20"/>
          <w:u w:val="single"/>
        </w:rPr>
      </w:pPr>
    </w:p>
    <w:p w14:paraId="30AD08A5" w14:textId="77777777" w:rsidR="00FF081B" w:rsidRDefault="00FF081B" w:rsidP="005F3EA9">
      <w:pPr>
        <w:pStyle w:val="Formatlibre"/>
        <w:spacing w:line="240" w:lineRule="auto"/>
        <w:rPr>
          <w:rFonts w:ascii="Helvetica Neue" w:hAnsi="Helvetica Neue"/>
          <w:b/>
          <w:sz w:val="20"/>
          <w:u w:val="single"/>
        </w:rPr>
      </w:pPr>
    </w:p>
    <w:p w14:paraId="213487B9" w14:textId="77777777" w:rsidR="00FF081B" w:rsidRDefault="00FF081B" w:rsidP="005F3EA9">
      <w:pPr>
        <w:pStyle w:val="Formatlibre"/>
        <w:spacing w:line="240" w:lineRule="auto"/>
        <w:rPr>
          <w:rFonts w:ascii="Helvetica Neue" w:hAnsi="Helvetica Neue"/>
          <w:b/>
          <w:sz w:val="20"/>
          <w:u w:val="single"/>
        </w:rPr>
      </w:pPr>
    </w:p>
    <w:p w14:paraId="768F658E" w14:textId="77777777" w:rsidR="00FF081B" w:rsidRDefault="00FF081B" w:rsidP="005F3EA9">
      <w:pPr>
        <w:pStyle w:val="Formatlibre"/>
        <w:spacing w:line="240" w:lineRule="auto"/>
        <w:rPr>
          <w:rFonts w:ascii="Helvetica Neue" w:hAnsi="Helvetica Neue"/>
          <w:b/>
          <w:sz w:val="20"/>
          <w:u w:val="single"/>
        </w:rPr>
      </w:pPr>
    </w:p>
    <w:p w14:paraId="73B19D3F" w14:textId="77777777" w:rsidR="005F3EA9" w:rsidRDefault="005F3EA9" w:rsidP="00FD4D49">
      <w:pPr>
        <w:pStyle w:val="Heading2"/>
      </w:pPr>
      <w:bookmarkStart w:id="523" w:name="_Toc161767448"/>
      <w:r>
        <w:t>3-Un organisme national, l’AFNOR (Organisation Française de Normalisation):</w:t>
      </w:r>
      <w:bookmarkEnd w:id="523"/>
    </w:p>
    <w:p w14:paraId="7FEA6CAC" w14:textId="77777777" w:rsidR="005F3EA9" w:rsidRDefault="005F3EA9" w:rsidP="004A2E33">
      <w:pPr>
        <w:pStyle w:val="NoSpacing"/>
      </w:pPr>
    </w:p>
    <w:p w14:paraId="5F580D2D" w14:textId="09081FE9" w:rsidR="005F3EA9" w:rsidRDefault="005F3EA9" w:rsidP="00FD4D49">
      <w:pPr>
        <w:pStyle w:val="NoSpacing"/>
        <w:jc w:val="both"/>
      </w:pPr>
      <w:r>
        <w:t xml:space="preserve">L’AFNOR est la SDO (Standards </w:t>
      </w:r>
      <w:proofErr w:type="spellStart"/>
      <w:r>
        <w:t>Development</w:t>
      </w:r>
      <w:proofErr w:type="spellEnd"/>
      <w:r>
        <w:t xml:space="preserve"> Organisations)</w:t>
      </w:r>
      <w:r w:rsidR="00FD4D49">
        <w:t xml:space="preserve"> française</w:t>
      </w:r>
      <w:r>
        <w:t xml:space="preserve">. Elle est </w:t>
      </w:r>
      <w:r w:rsidR="00FF081B">
        <w:t>composée</w:t>
      </w:r>
      <w:r>
        <w:t xml:space="preserve"> de plusieurs groupes spécialisés dans un domaine particulier. L’AFNOR permet de coordonner et de rendre applicable les normes établies par l’ISO et le CEN.</w:t>
      </w:r>
      <w:r>
        <w:cr/>
        <w:t>Elle existe depuis plus de 80 ans, on la connait notamment pour les normes NF et AFAQ</w:t>
      </w:r>
      <w:r w:rsidR="00FF081B">
        <w:t>.</w:t>
      </w:r>
    </w:p>
    <w:p w14:paraId="01EAFDEE" w14:textId="787EFFB5" w:rsidR="00FF081B" w:rsidRDefault="00FD4D49" w:rsidP="004A2E33">
      <w:pPr>
        <w:pStyle w:val="NoSpacing"/>
      </w:pPr>
      <w:r>
        <w:rPr>
          <w:noProof/>
          <w:lang w:val="en-US"/>
        </w:rPr>
        <w:drawing>
          <wp:anchor distT="152400" distB="152400" distL="152400" distR="152400" simplePos="0" relativeHeight="251700224" behindDoc="0" locked="0" layoutInCell="1" allowOverlap="1" wp14:anchorId="27445558" wp14:editId="046DEF8A">
            <wp:simplePos x="0" y="0"/>
            <wp:positionH relativeFrom="page">
              <wp:posOffset>2320290</wp:posOffset>
            </wp:positionH>
            <wp:positionV relativeFrom="page">
              <wp:posOffset>2320290</wp:posOffset>
            </wp:positionV>
            <wp:extent cx="2641600" cy="1029970"/>
            <wp:effectExtent l="0" t="0" r="0" b="11430"/>
            <wp:wrapThrough wrapText="bothSides">
              <wp:wrapPolygon edited="0">
                <wp:start x="0" y="0"/>
                <wp:lineTo x="0" y="21307"/>
                <wp:lineTo x="21392" y="21307"/>
                <wp:lineTo x="21392"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1600" cy="102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6A72EC" w14:textId="77777777" w:rsidR="00FF081B" w:rsidRDefault="00FF081B" w:rsidP="004A2E33">
      <w:pPr>
        <w:pStyle w:val="NoSpacing"/>
      </w:pPr>
    </w:p>
    <w:p w14:paraId="56C7C40A" w14:textId="77777777" w:rsidR="00FF081B" w:rsidRDefault="00FF081B" w:rsidP="004A2E33">
      <w:pPr>
        <w:pStyle w:val="NoSpacing"/>
      </w:pPr>
    </w:p>
    <w:p w14:paraId="48B89A96" w14:textId="77777777" w:rsidR="00FF081B" w:rsidRDefault="00FF081B" w:rsidP="004A2E33">
      <w:pPr>
        <w:pStyle w:val="NoSpacing"/>
      </w:pPr>
    </w:p>
    <w:p w14:paraId="6D0F35FF" w14:textId="77777777" w:rsidR="00FF081B" w:rsidRDefault="00FF081B" w:rsidP="004A2E33">
      <w:pPr>
        <w:pStyle w:val="NoSpacing"/>
      </w:pPr>
    </w:p>
    <w:p w14:paraId="7B9758BE" w14:textId="77777777" w:rsidR="00FF081B" w:rsidRDefault="00FF081B" w:rsidP="004A2E33">
      <w:pPr>
        <w:pStyle w:val="NoSpacing"/>
      </w:pPr>
    </w:p>
    <w:p w14:paraId="78345A72" w14:textId="1BC75ACA" w:rsidR="00FF081B" w:rsidRDefault="00FD4D49" w:rsidP="004A2E33">
      <w:pPr>
        <w:pStyle w:val="NoSpacing"/>
      </w:pPr>
      <w:r>
        <w:rPr>
          <w:noProof/>
          <w:lang w:val="en-US"/>
        </w:rPr>
        <mc:AlternateContent>
          <mc:Choice Requires="wps">
            <w:drawing>
              <wp:anchor distT="152400" distB="152400" distL="152400" distR="152400" simplePos="0" relativeHeight="251726848" behindDoc="0" locked="0" layoutInCell="1" allowOverlap="1" wp14:anchorId="4CE2810F" wp14:editId="5D742D1B">
                <wp:simplePos x="0" y="0"/>
                <wp:positionH relativeFrom="page">
                  <wp:posOffset>2777490</wp:posOffset>
                </wp:positionH>
                <wp:positionV relativeFrom="page">
                  <wp:posOffset>3463290</wp:posOffset>
                </wp:positionV>
                <wp:extent cx="1600200" cy="228600"/>
                <wp:effectExtent l="0" t="0" r="0" b="0"/>
                <wp:wrapSquare wrapText="bothSides"/>
                <wp:docPr id="6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2A45676" w14:textId="2DEBC3E9" w:rsidR="00031A40" w:rsidRDefault="00031A40" w:rsidP="00FD4D49">
                            <w:pPr>
                              <w:pStyle w:val="Formatlibre"/>
                              <w:tabs>
                                <w:tab w:val="left" w:pos="567"/>
                                <w:tab w:val="left" w:pos="1134"/>
                                <w:tab w:val="left" w:pos="1701"/>
                                <w:tab w:val="left" w:pos="2268"/>
                                <w:tab w:val="left" w:pos="2835"/>
                              </w:tabs>
                              <w:jc w:val="center"/>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524" w:author="Maxime Escourbiac" w:date="2011-03-14T20:04:00Z">
                              <w:r w:rsidDel="009353DD">
                                <w:delText xml:space="preserve">20 </w:delText>
                              </w:r>
                            </w:del>
                            <w:ins w:id="525" w:author="Maxime Escourbiac" w:date="2011-03-14T20:04:00Z">
                              <w:r>
                                <w:t xml:space="preserve">21 </w:t>
                              </w:r>
                            </w:ins>
                            <w:r>
                              <w:t>: Les logos de l’AFNOR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3" style="position:absolute;margin-left:218.7pt;margin-top:272.7pt;width:126pt;height:18pt;z-index:25172684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" filled="f" stroked="f" strokeweight="1pt">
                <v:path arrowok="t"/>
                <v:textbox inset="0,0,0,0">
                  <w:txbxContent>
                    <w:p w14:paraId="52A45676" w14:textId="2DEBC3E9" w:rsidR="00031A40" w:rsidRDefault="00031A40" w:rsidP="00FD4D49">
                      <w:pPr>
                        <w:pStyle w:val="Formatlibre"/>
                        <w:tabs>
                          <w:tab w:val="left" w:pos="567"/>
                          <w:tab w:val="left" w:pos="1134"/>
                          <w:tab w:val="left" w:pos="1701"/>
                          <w:tab w:val="left" w:pos="2268"/>
                          <w:tab w:val="left" w:pos="2835"/>
                        </w:tabs>
                        <w:jc w:val="center"/>
                        <w:rPr>
                          <w:rFonts w:ascii="Times New Roman" w:eastAsia="Times New Roman" w:hAnsi="Times New Roman"/>
                          <w:color w:val="auto"/>
                          <w:sz w:val="20"/>
                          <w:lang w:bidi="x-none"/>
                        </w:rPr>
                      </w:pPr>
                      <w:r>
                        <w:t xml:space="preserve">fig </w:t>
                      </w:r>
                      <w:del w:id="535" w:author="Maxime Escourbiac" w:date="2011-03-14T20:04:00Z">
                        <w:r w:rsidDel="009353DD">
                          <w:delText xml:space="preserve">20 </w:delText>
                        </w:r>
                      </w:del>
                      <w:ins w:id="536" w:author="Maxime Escourbiac" w:date="2011-03-14T20:04:00Z">
                        <w:r>
                          <w:t xml:space="preserve">21 </w:t>
                        </w:r>
                      </w:ins>
                      <w:r>
                        <w:t>: Les logos de l’AFNOR</w:t>
                      </w:r>
                    </w:p>
                  </w:txbxContent>
                </v:textbox>
                <w10:wrap type="square" anchorx="page" anchory="page"/>
              </v:rect>
            </w:pict>
          </mc:Fallback>
        </mc:AlternateContent>
      </w:r>
    </w:p>
    <w:p w14:paraId="23860EF8" w14:textId="30C1F456" w:rsidR="00FF081B" w:rsidRDefault="00FF081B" w:rsidP="00FF081B">
      <w:pPr>
        <w:pStyle w:val="NoSpacing"/>
      </w:pPr>
    </w:p>
    <w:p w14:paraId="68F913B6" w14:textId="77777777" w:rsidR="00FF081B" w:rsidRDefault="00FF081B" w:rsidP="00FF081B">
      <w:pPr>
        <w:pStyle w:val="NoSpacing"/>
      </w:pPr>
    </w:p>
    <w:p w14:paraId="5984B1C2" w14:textId="77777777" w:rsidR="00FD4D49" w:rsidRDefault="00FD4D49" w:rsidP="00FF081B">
      <w:pPr>
        <w:pStyle w:val="NoSpacing"/>
      </w:pPr>
    </w:p>
    <w:p w14:paraId="1744669A" w14:textId="77777777" w:rsidR="00FF081B" w:rsidRDefault="00FF081B" w:rsidP="00FF081B">
      <w:pPr>
        <w:pStyle w:val="NoSpacing"/>
      </w:pPr>
      <w:r>
        <w:t xml:space="preserve">D’autres associations </w:t>
      </w:r>
      <w:proofErr w:type="spellStart"/>
      <w:r>
        <w:t>oeuvrent</w:t>
      </w:r>
      <w:proofErr w:type="spellEnd"/>
      <w:r>
        <w:t xml:space="preserve"> pour la normalisation des transports, en voici une liste non-exhaustive.</w:t>
      </w:r>
    </w:p>
    <w:p w14:paraId="3620CDDB" w14:textId="77777777" w:rsidR="00FF081B" w:rsidRPr="004A2E33" w:rsidRDefault="00FF081B" w:rsidP="00FF081B">
      <w:pPr>
        <w:pStyle w:val="NoSpacing"/>
      </w:pPr>
      <w:r w:rsidRPr="004A2E33">
        <w:t xml:space="preserve">- </w:t>
      </w:r>
      <w:hyperlink r:id="rId54" w:history="1">
        <w:r w:rsidRPr="004A2E33">
          <w:t>International Air Transport Association</w:t>
        </w:r>
      </w:hyperlink>
      <w:r w:rsidRPr="004A2E33">
        <w:t xml:space="preserve"> (IATA)</w:t>
      </w:r>
      <w:r w:rsidRPr="004A2E33">
        <w:cr/>
      </w:r>
      <w:hyperlink r:id="rId55" w:history="1">
        <w:r w:rsidRPr="004A2E33">
          <w:t xml:space="preserve">- International Union of </w:t>
        </w:r>
        <w:proofErr w:type="spellStart"/>
        <w:r w:rsidRPr="004A2E33">
          <w:t>Railways</w:t>
        </w:r>
        <w:proofErr w:type="spellEnd"/>
      </w:hyperlink>
      <w:r w:rsidRPr="004A2E33">
        <w:t xml:space="preserve"> (UIC)</w:t>
      </w:r>
      <w:r w:rsidRPr="004A2E33">
        <w:cr/>
        <w:t xml:space="preserve">- </w:t>
      </w:r>
      <w:hyperlink r:id="rId56" w:history="1">
        <w:proofErr w:type="spellStart"/>
        <w:r w:rsidRPr="004A2E33">
          <w:t>OpenTravel</w:t>
        </w:r>
        <w:proofErr w:type="spellEnd"/>
        <w:r w:rsidRPr="004A2E33">
          <w:t xml:space="preserve"> Alliance</w:t>
        </w:r>
      </w:hyperlink>
      <w:r w:rsidRPr="004A2E33">
        <w:t xml:space="preserve"> (OTA)</w:t>
      </w:r>
      <w:r w:rsidRPr="004A2E33">
        <w:cr/>
        <w:t xml:space="preserve">- </w:t>
      </w:r>
      <w:hyperlink r:id="rId57" w:history="1">
        <w:proofErr w:type="spellStart"/>
        <w:r w:rsidRPr="004A2E33">
          <w:t>Organization</w:t>
        </w:r>
        <w:proofErr w:type="spellEnd"/>
        <w:r w:rsidRPr="004A2E33">
          <w:t xml:space="preserve"> for the </w:t>
        </w:r>
        <w:proofErr w:type="spellStart"/>
        <w:r w:rsidRPr="004A2E33">
          <w:t>Advancement</w:t>
        </w:r>
        <w:proofErr w:type="spellEnd"/>
        <w:r w:rsidRPr="004A2E33">
          <w:t xml:space="preserve"> of </w:t>
        </w:r>
        <w:proofErr w:type="spellStart"/>
        <w:r w:rsidRPr="004A2E33">
          <w:t>Structured</w:t>
        </w:r>
        <w:proofErr w:type="spellEnd"/>
        <w:r w:rsidRPr="004A2E33">
          <w:t xml:space="preserve"> Information Standards</w:t>
        </w:r>
      </w:hyperlink>
      <w:r w:rsidRPr="004A2E33">
        <w:t xml:space="preserve"> (OASIS)</w:t>
      </w:r>
    </w:p>
    <w:p w14:paraId="0B7EB723" w14:textId="77777777" w:rsidR="00FF081B" w:rsidRDefault="00FF081B" w:rsidP="004A2E33">
      <w:pPr>
        <w:pStyle w:val="NoSpacing"/>
      </w:pPr>
    </w:p>
    <w:p w14:paraId="4FFE5994" w14:textId="72011491"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045BD045" w14:textId="0F10F51E" w:rsidR="00FF081B" w:rsidRPr="00FF081B" w:rsidRDefault="00FD4D49" w:rsidP="00FD4D49">
      <w:pPr>
        <w:pStyle w:val="Heading1"/>
      </w:pPr>
      <w:bookmarkStart w:id="526" w:name="_Toc161766890"/>
      <w:bookmarkStart w:id="527" w:name="_Toc161766929"/>
      <w:bookmarkStart w:id="528" w:name="_Toc161767449"/>
      <w:r>
        <w:t>II</w:t>
      </w:r>
      <w:r w:rsidR="005F3EA9">
        <w:t>.2 : Les modèles existant</w:t>
      </w:r>
      <w:del w:id="529" w:author="Maxime Escourbiac" w:date="2011-03-14T15:57:00Z">
        <w:r w:rsidR="005F3EA9" w:rsidDel="001D0077">
          <w:delText>e</w:delText>
        </w:r>
      </w:del>
      <w:r w:rsidR="005F3EA9">
        <w:t>s.</w:t>
      </w:r>
      <w:bookmarkEnd w:id="526"/>
      <w:bookmarkEnd w:id="527"/>
      <w:bookmarkEnd w:id="528"/>
      <w:r w:rsidR="005F3EA9">
        <w:cr/>
      </w:r>
    </w:p>
    <w:p w14:paraId="0909C524" w14:textId="4DFEC1BD" w:rsidR="005F3EA9" w:rsidRDefault="005F3EA9" w:rsidP="00FD4D49">
      <w:pPr>
        <w:pStyle w:val="NoSpacing"/>
        <w:jc w:val="both"/>
      </w:pPr>
      <w:r>
        <w:t>Il existe de nombreux modèles pour les systèmes de transport, que ce so</w:t>
      </w:r>
      <w:r w:rsidR="00FF081B">
        <w:t xml:space="preserve">it des modèles scientifiques, </w:t>
      </w:r>
      <w:r>
        <w:t>à but commercial ou même pour des jeux et jouets (modélisme, simulateurs PC).</w:t>
      </w:r>
      <w:r>
        <w:cr/>
        <w:t>Il est néanmoins très difficile d’obtenir ces modèles car ils sont souvent protégés par des licences commerciales ou sont confidentiell</w:t>
      </w:r>
      <w:r w:rsidR="00FD4D49">
        <w:t xml:space="preserve">es pour certaines applications. </w:t>
      </w:r>
      <w:r>
        <w:t xml:space="preserve">Les modèles </w:t>
      </w:r>
      <w:r w:rsidR="00421B5C">
        <w:t>retenus</w:t>
      </w:r>
      <w:r>
        <w:t xml:space="preserve"> pour ces études sont tirés du site </w:t>
      </w:r>
      <w:hyperlink r:id="rId58" w:history="1">
        <w:r>
          <w:rPr>
            <w:color w:val="000099"/>
            <w:u w:val="single"/>
          </w:rPr>
          <w:t>http://www.transportmodeller.com</w:t>
        </w:r>
      </w:hyperlink>
      <w:r>
        <w:rPr>
          <w:color w:val="001F67"/>
        </w:rPr>
        <w:t xml:space="preserve">/. </w:t>
      </w:r>
      <w:r>
        <w:t>Le but de ce site est de montrer une approche du problème de modélisation dans le domaine du transport.</w:t>
      </w:r>
    </w:p>
    <w:p w14:paraId="56DC98C5" w14:textId="77777777" w:rsidR="005F3EA9" w:rsidRDefault="005F3EA9" w:rsidP="00FD4D49">
      <w:pPr>
        <w:pStyle w:val="NoSpacing"/>
        <w:jc w:val="both"/>
      </w:pPr>
      <w:r>
        <w:t>Dans cette étude, nous allons approcher le modèle selon 3 points de vue:</w:t>
      </w:r>
    </w:p>
    <w:p w14:paraId="67DD9B3A" w14:textId="4EF308D2" w:rsidR="005F3EA9" w:rsidRDefault="00101B1F" w:rsidP="00FD4D49">
      <w:pPr>
        <w:pStyle w:val="NoSpacing"/>
        <w:jc w:val="both"/>
      </w:pPr>
      <w:r>
        <w:br/>
      </w:r>
      <w:r w:rsidR="004A2E33">
        <w:t xml:space="preserve">- </w:t>
      </w:r>
      <w:r w:rsidR="005F3EA9">
        <w:t xml:space="preserve">L’infrastructure routière et/ou de transport public. </w:t>
      </w:r>
      <w:r w:rsidR="00B65204">
        <w:t>(</w:t>
      </w:r>
      <w:proofErr w:type="gramStart"/>
      <w:r w:rsidR="00B65204">
        <w:t>le</w:t>
      </w:r>
      <w:proofErr w:type="gramEnd"/>
      <w:r w:rsidR="005F3EA9">
        <w:t xml:space="preserve"> réseau en lui même).</w:t>
      </w:r>
    </w:p>
    <w:p w14:paraId="3B98DBDC" w14:textId="0154D6EA" w:rsidR="005F3EA9" w:rsidRDefault="004A2E33" w:rsidP="00FD4D49">
      <w:pPr>
        <w:pStyle w:val="NoSpacing"/>
        <w:jc w:val="both"/>
      </w:pPr>
      <w:r>
        <w:t xml:space="preserve">- </w:t>
      </w:r>
      <w:r w:rsidR="005F3EA9">
        <w:t>Simuler le choix d’un utilisateur entre les différents services de transport.</w:t>
      </w:r>
    </w:p>
    <w:p w14:paraId="72374DF3" w14:textId="2EC5881B" w:rsidR="005F3EA9" w:rsidRDefault="004A2E33" w:rsidP="00FD4D49">
      <w:pPr>
        <w:pStyle w:val="NoSpacing"/>
        <w:jc w:val="both"/>
      </w:pPr>
      <w:r>
        <w:t xml:space="preserve">- </w:t>
      </w:r>
      <w:r w:rsidR="005F3EA9">
        <w:t>L'évolution du trafic au fil des ans.</w:t>
      </w:r>
    </w:p>
    <w:p w14:paraId="4EB66AF9"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415B5A0F" w14:textId="77777777" w:rsidR="00FD4D49" w:rsidRDefault="00FD4D4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Helvetica Neue" w:hAnsi="Helvetica Neue"/>
          <w:b/>
          <w:sz w:val="20"/>
          <w:u w:val="single"/>
        </w:rPr>
      </w:pPr>
    </w:p>
    <w:p w14:paraId="689AC897" w14:textId="77777777" w:rsidR="00FD4D49" w:rsidRDefault="00FD4D4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Helvetica Neue" w:hAnsi="Helvetica Neue"/>
          <w:b/>
          <w:sz w:val="20"/>
          <w:u w:val="single"/>
        </w:rPr>
      </w:pPr>
    </w:p>
    <w:p w14:paraId="150E2C37" w14:textId="77777777" w:rsidR="00FD4D49" w:rsidRDefault="00FD4D4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Helvetica Neue" w:hAnsi="Helvetica Neue"/>
          <w:b/>
          <w:sz w:val="20"/>
          <w:u w:val="single"/>
        </w:rPr>
      </w:pPr>
    </w:p>
    <w:p w14:paraId="5BC2E7E9" w14:textId="77777777" w:rsidR="00FD4D49" w:rsidRDefault="00FD4D4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Helvetica Neue" w:hAnsi="Helvetica Neue"/>
          <w:b/>
          <w:sz w:val="20"/>
          <w:u w:val="single"/>
        </w:rPr>
      </w:pPr>
    </w:p>
    <w:p w14:paraId="4732AA7F" w14:textId="77777777" w:rsidR="005F3EA9" w:rsidRDefault="005F3EA9" w:rsidP="00FD4D49">
      <w:pPr>
        <w:pStyle w:val="Heading2"/>
      </w:pPr>
      <w:bookmarkStart w:id="530" w:name="_Toc161767450"/>
      <w:r>
        <w:lastRenderedPageBreak/>
        <w:t>1-Modèle de l’infrastructure (assignement model):</w:t>
      </w:r>
      <w:bookmarkEnd w:id="530"/>
    </w:p>
    <w:p w14:paraId="7DC3B462" w14:textId="3E2CA8C5" w:rsidR="005F3EA9" w:rsidRDefault="00FD4D49" w:rsidP="000B62CD">
      <w:pPr>
        <w:pStyle w:val="NoSpacing"/>
        <w:jc w:val="both"/>
      </w:pPr>
      <w:r>
        <w:rPr>
          <w:rFonts w:ascii="Cambria" w:hAnsi="Cambria"/>
        </w:rPr>
        <w:br/>
      </w:r>
      <w:r w:rsidR="005F3EA9">
        <w:t>On peut spécialiser ce modèle en 2 catégories</w:t>
      </w:r>
      <w:ins w:id="531" w:author="Maxime Escourbiac" w:date="2011-03-14T15:58:00Z">
        <w:r w:rsidR="001D0077">
          <w:t xml:space="preserve"> : </w:t>
        </w:r>
      </w:ins>
      <w:del w:id="532" w:author="Maxime Escourbiac" w:date="2011-03-14T15:58:00Z">
        <w:r w:rsidR="005F3EA9" w:rsidDel="001D0077">
          <w:delText xml:space="preserve">, </w:delText>
        </w:r>
      </w:del>
      <w:r w:rsidR="005F3EA9">
        <w:t>le transport privé et le transport public.</w:t>
      </w:r>
    </w:p>
    <w:p w14:paraId="1E952916" w14:textId="77777777" w:rsidR="00533D6B" w:rsidRDefault="00533D6B" w:rsidP="00533D6B">
      <w:pPr>
        <w:pStyle w:val="NoSpacing"/>
      </w:pPr>
    </w:p>
    <w:p w14:paraId="57EC032B" w14:textId="43BF9F3F" w:rsidR="005F3EA9" w:rsidRPr="001B7295" w:rsidRDefault="00E31ED2" w:rsidP="00FD4D49">
      <w:pPr>
        <w:pStyle w:val="Heading3"/>
        <w:ind w:firstLine="708"/>
      </w:pPr>
      <w:r>
        <w:t>1.1</w:t>
      </w:r>
      <w:r w:rsidR="00B65204" w:rsidRPr="001B7295">
        <w:t>-Transport</w:t>
      </w:r>
      <w:r w:rsidR="005F3EA9" w:rsidRPr="001B7295">
        <w:t xml:space="preserve"> privé (voitures): </w:t>
      </w:r>
    </w:p>
    <w:p w14:paraId="13C336BF" w14:textId="77777777" w:rsidR="00533D6B" w:rsidRDefault="00533D6B" w:rsidP="00533D6B">
      <w:pPr>
        <w:pStyle w:val="NoSpacing"/>
      </w:pPr>
    </w:p>
    <w:p w14:paraId="1442744C" w14:textId="6C3960A9" w:rsidR="005F3EA9" w:rsidRDefault="005F3EA9" w:rsidP="000B62CD">
      <w:pPr>
        <w:pStyle w:val="NoSpacing"/>
        <w:jc w:val="both"/>
      </w:pPr>
      <w:r>
        <w:t xml:space="preserve">On utilise un graphe pour la représentation des routes (arcs), elles sont </w:t>
      </w:r>
      <w:r w:rsidR="00B65204">
        <w:t>divisées</w:t>
      </w:r>
      <w:r>
        <w:t xml:space="preserve"> par zones </w:t>
      </w:r>
      <w:r w:rsidR="00B65204">
        <w:t>géographiques (</w:t>
      </w:r>
      <w:proofErr w:type="spellStart"/>
      <w:r>
        <w:t>noeuds</w:t>
      </w:r>
      <w:proofErr w:type="spellEnd"/>
      <w:r>
        <w:t>). Chaque zone</w:t>
      </w:r>
      <w:del w:id="533" w:author="Maxime Escourbiac" w:date="2011-03-14T15:58:00Z">
        <w:r w:rsidDel="001D0077">
          <w:delText>s</w:delText>
        </w:r>
      </w:del>
      <w:r>
        <w:t xml:space="preserve"> géographique contient un point central </w:t>
      </w:r>
      <w:r w:rsidR="00B65204">
        <w:t>(centre</w:t>
      </w:r>
      <w:r>
        <w:t xml:space="preserve"> de gravité) qui sert pour le calcul de la densité de trafic.</w:t>
      </w:r>
    </w:p>
    <w:p w14:paraId="4317F2D0" w14:textId="77777777" w:rsidR="00533D6B" w:rsidRDefault="00533D6B" w:rsidP="000B62CD">
      <w:pPr>
        <w:pStyle w:val="NoSpacing"/>
        <w:jc w:val="both"/>
      </w:pPr>
    </w:p>
    <w:p w14:paraId="11B8BD31" w14:textId="77777777" w:rsidR="00533D6B" w:rsidRDefault="00533D6B" w:rsidP="000B62CD">
      <w:pPr>
        <w:pStyle w:val="NoSpacing"/>
        <w:jc w:val="both"/>
      </w:pPr>
    </w:p>
    <w:p w14:paraId="54743BC2" w14:textId="759638E3" w:rsidR="005F3EA9" w:rsidRDefault="005F3EA9" w:rsidP="000B62CD">
      <w:pPr>
        <w:pStyle w:val="NoSpacing"/>
        <w:jc w:val="both"/>
      </w:pPr>
      <w:r>
        <w:t>On associe à chaque tronçon</w:t>
      </w:r>
      <w:r w:rsidR="00B65204">
        <w:t xml:space="preserve"> </w:t>
      </w:r>
      <w:r>
        <w:t>(arc) certaines informations comme:</w:t>
      </w:r>
    </w:p>
    <w:p w14:paraId="0A256B81" w14:textId="77777777" w:rsidR="005F3EA9" w:rsidRDefault="005F3EA9" w:rsidP="000B62CD">
      <w:pPr>
        <w:pStyle w:val="NoSpacing"/>
        <w:jc w:val="both"/>
      </w:pPr>
      <w:r>
        <w:t xml:space="preserve">- la longueur </w:t>
      </w:r>
    </w:p>
    <w:p w14:paraId="5899E829" w14:textId="01CBE294" w:rsidR="005F3EA9" w:rsidRDefault="005F3EA9" w:rsidP="000B62CD">
      <w:pPr>
        <w:pStyle w:val="NoSpacing"/>
        <w:jc w:val="both"/>
      </w:pPr>
      <w:r>
        <w:t xml:space="preserve">- La vitesse </w:t>
      </w:r>
      <w:del w:id="534" w:author="Maxime Escourbiac" w:date="2011-03-14T20:05:00Z">
        <w:r w:rsidRPr="009353DD" w:rsidDel="009353DD">
          <w:rPr>
            <w:color w:val="auto"/>
            <w:rPrChange w:id="535" w:author="Maxime Escourbiac" w:date="2011-03-14T20:05:00Z">
              <w:rPr>
                <w:rFonts w:ascii="Cambria" w:hAnsi="Cambria"/>
              </w:rPr>
            </w:rPrChange>
          </w:rPr>
          <w:delText>maximum</w:delText>
        </w:r>
      </w:del>
      <w:ins w:id="536" w:author="Maxime Escourbiac" w:date="2011-03-14T20:05:00Z">
        <w:r w:rsidR="009353DD" w:rsidRPr="009353DD">
          <w:rPr>
            <w:color w:val="auto"/>
            <w:rPrChange w:id="537" w:author="Maxime Escourbiac" w:date="2011-03-14T20:05:00Z">
              <w:rPr>
                <w:rFonts w:ascii="Cambria" w:hAnsi="Cambria"/>
              </w:rPr>
            </w:rPrChange>
          </w:rPr>
          <w:t>maximale</w:t>
        </w:r>
      </w:ins>
    </w:p>
    <w:p w14:paraId="236C64DB" w14:textId="77777777" w:rsidR="005F3EA9" w:rsidRDefault="005F3EA9" w:rsidP="000B62CD">
      <w:pPr>
        <w:pStyle w:val="NoSpacing"/>
        <w:jc w:val="both"/>
      </w:pPr>
      <w:r>
        <w:t>- La capacité</w:t>
      </w:r>
    </w:p>
    <w:p w14:paraId="1065F7FC" w14:textId="77777777" w:rsidR="005F3EA9" w:rsidRDefault="005F3EA9" w:rsidP="000B62CD">
      <w:pPr>
        <w:pStyle w:val="NoSpacing"/>
        <w:jc w:val="both"/>
      </w:pPr>
      <w:r>
        <w:t xml:space="preserve">- Le trafic moyen </w:t>
      </w:r>
    </w:p>
    <w:p w14:paraId="32E72A88" w14:textId="77777777" w:rsidR="005F3EA9" w:rsidRDefault="005F3EA9" w:rsidP="000B62CD">
      <w:pPr>
        <w:pStyle w:val="NoSpacing"/>
        <w:jc w:val="both"/>
      </w:pPr>
      <w:r>
        <w:t>- La vitesse moyenne (dépend du trafic)</w:t>
      </w:r>
      <w:del w:id="538" w:author="Maxime Escourbiac" w:date="2011-03-14T20:05:00Z">
        <w:r w:rsidDel="009353DD">
          <w:delText>.</w:delText>
        </w:r>
      </w:del>
    </w:p>
    <w:p w14:paraId="08CADC99" w14:textId="77777777" w:rsidR="00533D6B" w:rsidRDefault="00533D6B" w:rsidP="000B62CD">
      <w:pPr>
        <w:pStyle w:val="NoSpacing"/>
        <w:jc w:val="both"/>
      </w:pPr>
    </w:p>
    <w:p w14:paraId="69576EC8" w14:textId="77777777" w:rsidR="005F3EA9" w:rsidRDefault="005F3EA9" w:rsidP="000B62CD">
      <w:pPr>
        <w:pStyle w:val="NoSpacing"/>
        <w:jc w:val="both"/>
      </w:pPr>
      <w:r>
        <w:t>On peut se servir de ce modèle indépendamment pour visualiser et résoudre certains problèmes de congestion, pour le choix de rénovation, création ou fermeture des routes. L'organisme de gestion doit effectuer des enquêtes pour définir les valeurs ci-dessus:</w:t>
      </w:r>
    </w:p>
    <w:p w14:paraId="2CE89171"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u w:val="single"/>
        </w:rPr>
      </w:pPr>
    </w:p>
    <w:p w14:paraId="2D29C81C" w14:textId="77777777" w:rsidR="007F72F8" w:rsidRPr="007F72F8" w:rsidRDefault="007F72F8" w:rsidP="000B62CD">
      <w:pPr>
        <w:pStyle w:val="Heading3"/>
        <w:ind w:firstLine="708"/>
      </w:pPr>
      <w:r w:rsidRPr="007F72F8">
        <w:t xml:space="preserve">1.2-transport public (métro, tramway, train, </w:t>
      </w:r>
      <w:proofErr w:type="spellStart"/>
      <w:r w:rsidRPr="007F72F8">
        <w:t>etc</w:t>
      </w:r>
      <w:proofErr w:type="spellEnd"/>
      <w:r w:rsidRPr="007F72F8">
        <w:t>...):</w:t>
      </w:r>
    </w:p>
    <w:p w14:paraId="36EEA63A" w14:textId="77777777" w:rsidR="007F72F8" w:rsidRPr="00533D6B" w:rsidRDefault="007F72F8" w:rsidP="007F72F8">
      <w:pPr>
        <w:pStyle w:val="NoSpacing"/>
        <w:ind w:left="708"/>
      </w:pPr>
    </w:p>
    <w:p w14:paraId="7C6BC08E" w14:textId="1C2D6ED4" w:rsidR="007F72F8" w:rsidRPr="00533D6B" w:rsidRDefault="007F72F8" w:rsidP="000B62CD">
      <w:pPr>
        <w:pStyle w:val="NoSpacing"/>
        <w:jc w:val="both"/>
      </w:pPr>
      <w:r w:rsidRPr="00533D6B">
        <w:t>On peut utiliser le même type de modèle dans le cas des transports publics, en utilisant un système de graphe auquel on modifierait certaines informations du tronçon, notamment en y insérant des données sur la tarification pratiqué</w:t>
      </w:r>
      <w:ins w:id="539" w:author="Maxime Escourbiac" w:date="2011-03-14T15:59:00Z">
        <w:r w:rsidR="001D0077">
          <w:t>e</w:t>
        </w:r>
      </w:ins>
      <w:del w:id="540" w:author="Maxime Escourbiac" w:date="2011-03-14T15:59:00Z">
        <w:r w:rsidRPr="00533D6B" w:rsidDel="001D0077">
          <w:delText>.</w:delText>
        </w:r>
      </w:del>
      <w:r w:rsidRPr="00533D6B">
        <w:t xml:space="preserve"> </w:t>
      </w:r>
      <w:del w:id="541" w:author="Maxime Escourbiac" w:date="2011-03-14T15:59:00Z">
        <w:r w:rsidRPr="00533D6B" w:rsidDel="001D0077">
          <w:delText>( le</w:delText>
        </w:r>
      </w:del>
      <w:ins w:id="542" w:author="Maxime Escourbiac" w:date="2011-03-14T15:59:00Z">
        <w:r w:rsidR="001D0077" w:rsidRPr="00533D6B">
          <w:t>(le</w:t>
        </w:r>
      </w:ins>
      <w:r w:rsidRPr="00533D6B">
        <w:t xml:space="preserve"> modèle proposé, indique une tarification en fonction de la distance parcourue, </w:t>
      </w:r>
      <w:ins w:id="543" w:author="Maxime Escourbiac" w:date="2011-03-14T15:59:00Z">
        <w:r w:rsidR="001D0077">
          <w:t xml:space="preserve">ce </w:t>
        </w:r>
      </w:ins>
      <w:r w:rsidRPr="00533D6B">
        <w:t>qui est très peu pratiqué en France).</w:t>
      </w:r>
    </w:p>
    <w:p w14:paraId="4CC6FE59" w14:textId="484D62AE" w:rsidR="007F72F8" w:rsidRPr="009353DD" w:rsidRDefault="007F72F8" w:rsidP="000B62CD">
      <w:pPr>
        <w:pStyle w:val="NoSpacing"/>
        <w:jc w:val="both"/>
        <w:rPr>
          <w:color w:val="auto"/>
          <w:rPrChange w:id="544" w:author="Maxime Escourbiac" w:date="2011-03-14T20:06:00Z">
            <w:rPr/>
          </w:rPrChange>
        </w:rPr>
      </w:pPr>
      <w:del w:id="545" w:author="Maxime Escourbiac" w:date="2011-03-14T15:59:00Z">
        <w:r w:rsidRPr="009353DD" w:rsidDel="001D0077">
          <w:rPr>
            <w:color w:val="auto"/>
            <w:rPrChange w:id="546" w:author="Maxime Escourbiac" w:date="2011-03-14T20:06:00Z">
              <w:rPr>
                <w:rFonts w:ascii="Cambria" w:hAnsi="Cambria"/>
              </w:rPr>
            </w:rPrChange>
          </w:rPr>
          <w:delText>les</w:delText>
        </w:r>
      </w:del>
      <w:ins w:id="547" w:author="Maxime Escourbiac" w:date="2011-03-14T15:59:00Z">
        <w:r w:rsidR="001D0077" w:rsidRPr="009353DD">
          <w:rPr>
            <w:color w:val="auto"/>
            <w:rPrChange w:id="548" w:author="Maxime Escourbiac" w:date="2011-03-14T20:06:00Z">
              <w:rPr>
                <w:rFonts w:ascii="Cambria" w:hAnsi="Cambria"/>
              </w:rPr>
            </w:rPrChange>
          </w:rPr>
          <w:t>Les</w:t>
        </w:r>
      </w:ins>
      <w:r w:rsidRPr="009353DD">
        <w:rPr>
          <w:color w:val="auto"/>
          <w:rPrChange w:id="549" w:author="Maxime Escourbiac" w:date="2011-03-14T20:06:00Z">
            <w:rPr>
              <w:rFonts w:ascii="Cambria" w:hAnsi="Cambria"/>
            </w:rPr>
          </w:rPrChange>
        </w:rPr>
        <w:t xml:space="preserve"> faiblesses de ce modèle sont </w:t>
      </w:r>
      <w:del w:id="550" w:author="Maxime Escourbiac" w:date="2011-03-14T16:00:00Z">
        <w:r w:rsidRPr="009353DD" w:rsidDel="001D0077">
          <w:rPr>
            <w:color w:val="auto"/>
            <w:rPrChange w:id="551" w:author="Maxime Escourbiac" w:date="2011-03-14T20:06:00Z">
              <w:rPr>
                <w:rFonts w:ascii="Cambria" w:hAnsi="Cambria"/>
              </w:rPr>
            </w:rPrChange>
          </w:rPr>
          <w:delText>analogue</w:delText>
        </w:r>
      </w:del>
      <w:ins w:id="552" w:author="Maxime Escourbiac" w:date="2011-03-14T16:00:00Z">
        <w:r w:rsidR="001D0077" w:rsidRPr="009353DD">
          <w:rPr>
            <w:color w:val="auto"/>
            <w:rPrChange w:id="553" w:author="Maxime Escourbiac" w:date="2011-03-14T20:06:00Z">
              <w:rPr>
                <w:rFonts w:ascii="Cambria" w:hAnsi="Cambria"/>
              </w:rPr>
            </w:rPrChange>
          </w:rPr>
          <w:t>analogues</w:t>
        </w:r>
      </w:ins>
      <w:r w:rsidRPr="009353DD">
        <w:rPr>
          <w:color w:val="auto"/>
          <w:rPrChange w:id="554" w:author="Maxime Escourbiac" w:date="2011-03-14T20:06:00Z">
            <w:rPr>
              <w:rFonts w:ascii="Cambria" w:hAnsi="Cambria"/>
            </w:rPr>
          </w:rPrChange>
        </w:rPr>
        <w:t xml:space="preserve"> aux faiblesses du modèle routier car on ne prend pas en compte le choix de l’utilisateur qui pourrait choisir un transport privé si les inconvénients du transport public augmentaient.</w:t>
      </w:r>
    </w:p>
    <w:p w14:paraId="4BBD0306" w14:textId="77777777" w:rsidR="007F72F8" w:rsidRDefault="007F72F8"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u w:val="single"/>
        </w:rPr>
      </w:pPr>
    </w:p>
    <w:p w14:paraId="71206EB2" w14:textId="0E566790" w:rsidR="005F3EA9" w:rsidRPr="001B7295" w:rsidRDefault="00B65204" w:rsidP="000B62CD">
      <w:pPr>
        <w:pStyle w:val="Heading3"/>
        <w:ind w:firstLine="708"/>
      </w:pPr>
      <w:r w:rsidRPr="001B7295">
        <w:t>1.</w:t>
      </w:r>
      <w:r w:rsidR="007F72F8">
        <w:t>3-</w:t>
      </w:r>
      <w:r w:rsidR="005F3EA9" w:rsidRPr="001B7295">
        <w:t>Forces &amp; faiblesses du modèle:</w:t>
      </w:r>
    </w:p>
    <w:p w14:paraId="7BF48319" w14:textId="77777777" w:rsidR="001B7295" w:rsidRPr="001B7295" w:rsidRDefault="001B7295" w:rsidP="001B7295">
      <w:pPr>
        <w:pStyle w:val="NoSpacing"/>
        <w:ind w:firstLine="708"/>
        <w:rPr>
          <w:b/>
          <w:sz w:val="20"/>
          <w:szCs w:val="20"/>
          <w:u w:val="single"/>
        </w:rPr>
      </w:pPr>
    </w:p>
    <w:p w14:paraId="044389EB" w14:textId="272E112B" w:rsidR="005F3EA9" w:rsidRDefault="005F3EA9" w:rsidP="000B62CD">
      <w:pPr>
        <w:pStyle w:val="NoSpacing"/>
        <w:jc w:val="both"/>
      </w:pPr>
      <w:r>
        <w:t>Ce modèle ne peut être utilisé que pour des villes de taille</w:t>
      </w:r>
      <w:ins w:id="555" w:author="Maxime Escourbiac" w:date="2011-03-14T16:00:00Z">
        <w:r w:rsidR="001D0077">
          <w:t>s</w:t>
        </w:r>
      </w:ins>
      <w:r>
        <w:t xml:space="preserve"> réduite</w:t>
      </w:r>
      <w:ins w:id="556" w:author="Maxime Escourbiac" w:date="2011-03-14T16:00:00Z">
        <w:r w:rsidR="001D0077">
          <w:t>s</w:t>
        </w:r>
      </w:ins>
      <w:r>
        <w:t xml:space="preserve"> car l’influence des autres moyens de locomotion</w:t>
      </w:r>
      <w:del w:id="557" w:author="Maxime Escourbiac" w:date="2011-03-14T16:00:00Z">
        <w:r w:rsidDel="001D0077">
          <w:delText>s</w:delText>
        </w:r>
      </w:del>
      <w:r>
        <w:t xml:space="preserve"> qui peuvent être mis en place en parallèle, ne sont pas pris en compte dans ce modèle.</w:t>
      </w:r>
      <w:r>
        <w:cr/>
      </w:r>
      <w:r>
        <w:cr/>
      </w:r>
      <w:del w:id="558" w:author="Maxime Escourbiac" w:date="2011-03-14T16:00:00Z">
        <w:r w:rsidDel="001D0077">
          <w:rPr>
            <w:i/>
          </w:rPr>
          <w:delText>exemple</w:delText>
        </w:r>
      </w:del>
      <w:ins w:id="559" w:author="Maxime Escourbiac" w:date="2011-03-14T16:00:00Z">
        <w:r w:rsidR="001D0077">
          <w:rPr>
            <w:i/>
          </w:rPr>
          <w:t>Exemple</w:t>
        </w:r>
      </w:ins>
      <w:r>
        <w:t xml:space="preserve"> :</w:t>
      </w:r>
      <w:r>
        <w:rPr>
          <w:i/>
        </w:rPr>
        <w:t xml:space="preserve"> fermeture d’une route pour travaux, est-on sur que la quasi-totalité des usagers habituel</w:t>
      </w:r>
      <w:ins w:id="560" w:author="Maxime Escourbiac" w:date="2011-03-14T16:00:00Z">
        <w:r w:rsidR="001D0077">
          <w:rPr>
            <w:i/>
          </w:rPr>
          <w:t>s</w:t>
        </w:r>
      </w:ins>
      <w:r>
        <w:rPr>
          <w:i/>
        </w:rPr>
        <w:t xml:space="preserve"> de ce tronçon sera divisé</w:t>
      </w:r>
      <w:ins w:id="561" w:author="Maxime Escourbiac" w:date="2011-03-14T16:00:00Z">
        <w:r w:rsidR="001D0077">
          <w:rPr>
            <w:i/>
          </w:rPr>
          <w:t>e</w:t>
        </w:r>
      </w:ins>
      <w:r>
        <w:rPr>
          <w:i/>
        </w:rPr>
        <w:t xml:space="preserve"> sur d’autres parcours? </w:t>
      </w:r>
      <w:r w:rsidR="000B62CD">
        <w:rPr>
          <w:i/>
        </w:rPr>
        <w:t>Si</w:t>
      </w:r>
      <w:r>
        <w:rPr>
          <w:i/>
        </w:rPr>
        <w:t xml:space="preserve"> des usagers ne préféreraient pas choisir le tramway ou le métro comme moyen de locomotion</w:t>
      </w:r>
      <w:del w:id="562" w:author="Maxime Escourbiac" w:date="2011-03-14T16:01:00Z">
        <w:r w:rsidDel="001D0077">
          <w:rPr>
            <w:i/>
          </w:rPr>
          <w:delText>s</w:delText>
        </w:r>
      </w:del>
      <w:r>
        <w:rPr>
          <w:i/>
        </w:rPr>
        <w:t>?</w:t>
      </w:r>
    </w:p>
    <w:p w14:paraId="71564052" w14:textId="18EE4192" w:rsidR="007F72F8" w:rsidRDefault="007F72F8" w:rsidP="000B62CD">
      <w:pPr>
        <w:pStyle w:val="Heading3"/>
        <w:ind w:firstLine="708"/>
      </w:pPr>
      <w:r w:rsidRPr="001B7295">
        <w:t>1.</w:t>
      </w:r>
      <w:r>
        <w:t xml:space="preserve">4-Conclusions sur ce </w:t>
      </w:r>
      <w:r w:rsidRPr="001B7295">
        <w:t>modèle:</w:t>
      </w:r>
    </w:p>
    <w:p w14:paraId="0CA016C1" w14:textId="77777777" w:rsidR="007F72F8" w:rsidRPr="001B7295" w:rsidRDefault="007F72F8" w:rsidP="007F72F8">
      <w:pPr>
        <w:pStyle w:val="NoSpacing"/>
        <w:ind w:firstLine="708"/>
        <w:rPr>
          <w:rFonts w:ascii="Helvetica Neue" w:hAnsi="Helvetica Neue"/>
          <w:b/>
          <w:sz w:val="20"/>
          <w:szCs w:val="20"/>
          <w:u w:val="single"/>
        </w:rPr>
      </w:pPr>
    </w:p>
    <w:p w14:paraId="62849CAE" w14:textId="62849F8D" w:rsidR="005F3EA9" w:rsidRPr="00F334AA" w:rsidRDefault="008D4190" w:rsidP="00F334AA">
      <w:pPr>
        <w:pStyle w:val="NoSpacing"/>
        <w:jc w:val="both"/>
      </w:pPr>
      <w:r w:rsidRPr="00533D6B">
        <w:t>Bien</w:t>
      </w:r>
      <w:r w:rsidR="005F3EA9" w:rsidRPr="00533D6B">
        <w:t xml:space="preserve"> qu’il </w:t>
      </w:r>
      <w:del w:id="563" w:author="Maxime Escourbiac" w:date="2011-03-14T20:06:00Z">
        <w:r w:rsidR="005F3EA9" w:rsidRPr="00533D6B" w:rsidDel="009353DD">
          <w:delText>peut</w:delText>
        </w:r>
      </w:del>
      <w:ins w:id="564" w:author="Maxime Escourbiac" w:date="2011-03-14T20:06:00Z">
        <w:r w:rsidR="009353DD" w:rsidRPr="00533D6B">
          <w:t>puisse</w:t>
        </w:r>
      </w:ins>
      <w:r w:rsidR="005F3EA9" w:rsidRPr="00533D6B">
        <w:t xml:space="preserve"> fonctionner de manière indépendante, ce modèle n’est pas assez complet pour effectuer un générateur fiable car il ne prend pas en compte les paramètres humain</w:t>
      </w:r>
      <w:ins w:id="565" w:author="Maxime Escourbiac" w:date="2011-03-14T16:01:00Z">
        <w:r w:rsidR="001D0077">
          <w:t>s</w:t>
        </w:r>
      </w:ins>
      <w:r w:rsidR="005F3EA9" w:rsidRPr="00533D6B">
        <w:t>, ainsi que d'éventuelle</w:t>
      </w:r>
      <w:ins w:id="566" w:author="Maxime Escourbiac" w:date="2011-03-14T16:01:00Z">
        <w:r w:rsidR="001D0077">
          <w:t>s</w:t>
        </w:r>
      </w:ins>
      <w:r w:rsidR="005F3EA9" w:rsidRPr="00533D6B">
        <w:t xml:space="preserve"> évolution</w:t>
      </w:r>
      <w:ins w:id="567" w:author="Maxime Escourbiac" w:date="2011-03-14T16:01:00Z">
        <w:r w:rsidR="001D0077">
          <w:t>s</w:t>
        </w:r>
      </w:ins>
      <w:r w:rsidR="005F3EA9" w:rsidRPr="00533D6B">
        <w:t xml:space="preserve"> du contexte démographique. Cependant, il est très efficace comme modèle d’infrastructure en l’associant avec d’autres modèles.</w:t>
      </w:r>
    </w:p>
    <w:p w14:paraId="5824AC94" w14:textId="77777777" w:rsidR="00F334AA" w:rsidRDefault="005F3EA9" w:rsidP="00F334AA">
      <w:pPr>
        <w:pStyle w:val="Heading2"/>
      </w:pPr>
      <w:bookmarkStart w:id="568" w:name="_Toc161767451"/>
      <w:r>
        <w:lastRenderedPageBreak/>
        <w:t>2-Modèle du choix (</w:t>
      </w:r>
      <w:proofErr w:type="spellStart"/>
      <w:r>
        <w:t>choice</w:t>
      </w:r>
      <w:proofErr w:type="spellEnd"/>
      <w:r>
        <w:t xml:space="preserve"> model):</w:t>
      </w:r>
      <w:bookmarkEnd w:id="568"/>
      <w:r>
        <w:cr/>
      </w:r>
    </w:p>
    <w:p w14:paraId="1BDEFAB9" w14:textId="11FD9345" w:rsidR="00286499" w:rsidRDefault="00286499" w:rsidP="00F334AA">
      <w:pPr>
        <w:pStyle w:val="Heading2"/>
        <w:ind w:firstLine="708"/>
      </w:pPr>
      <w:bookmarkStart w:id="569" w:name="_Toc161767452"/>
      <w:r w:rsidRPr="001B7295">
        <w:t>1.</w:t>
      </w:r>
      <w:r>
        <w:t>1-Le modèle arithmétique</w:t>
      </w:r>
      <w:r w:rsidRPr="001B7295">
        <w:t>:</w:t>
      </w:r>
      <w:bookmarkEnd w:id="569"/>
    </w:p>
    <w:p w14:paraId="0EEC5754" w14:textId="77777777" w:rsidR="00286499" w:rsidRDefault="00286499" w:rsidP="00533D6B">
      <w:pPr>
        <w:pStyle w:val="NoSpacing"/>
        <w:rPr>
          <w:rFonts w:ascii="Helvetica Neue" w:hAnsi="Helvetica Neue"/>
          <w:b/>
          <w:u w:val="single"/>
        </w:rPr>
      </w:pPr>
    </w:p>
    <w:p w14:paraId="773EBDB7" w14:textId="7AFB50A3" w:rsidR="00533D6B" w:rsidRDefault="005F3EA9" w:rsidP="000B62CD">
      <w:pPr>
        <w:pStyle w:val="NoSpacing"/>
        <w:jc w:val="both"/>
      </w:pPr>
      <w:r>
        <w:t>Ce modèle comble une des faiblesses du modèle précèdent car il prend en compte le choix de l’utilisateur entre le transport privé et le transport public.</w:t>
      </w:r>
    </w:p>
    <w:p w14:paraId="68405023" w14:textId="77777777" w:rsidR="005F3EA9" w:rsidRDefault="005F3EA9" w:rsidP="000B62CD">
      <w:pPr>
        <w:pStyle w:val="NoSpacing"/>
        <w:jc w:val="both"/>
      </w:pPr>
      <w:r>
        <w:t>Ce choix se fait avec l’aide des informations suivantes:</w:t>
      </w:r>
    </w:p>
    <w:p w14:paraId="3D01092C" w14:textId="77777777" w:rsidR="00533D6B" w:rsidRDefault="00533D6B" w:rsidP="000B62CD">
      <w:pPr>
        <w:pStyle w:val="NoSpacing"/>
        <w:jc w:val="both"/>
      </w:pPr>
    </w:p>
    <w:p w14:paraId="064F4435" w14:textId="5FC9131C" w:rsidR="005F3EA9" w:rsidRDefault="005F3EA9" w:rsidP="000B62CD">
      <w:pPr>
        <w:pStyle w:val="NoSpacing"/>
        <w:jc w:val="both"/>
      </w:pPr>
      <w:r>
        <w:t xml:space="preserve">-  les temps d’attente aux </w:t>
      </w:r>
      <w:del w:id="570" w:author="Maxime Escourbiac" w:date="2011-03-14T16:02:00Z">
        <w:r w:rsidDel="001D0077">
          <w:delText>stations</w:delText>
        </w:r>
      </w:del>
      <w:ins w:id="571" w:author="Maxime Escourbiac" w:date="2011-03-14T16:02:00Z">
        <w:r w:rsidR="001D0077">
          <w:t>stations.</w:t>
        </w:r>
      </w:ins>
    </w:p>
    <w:p w14:paraId="29F8518A" w14:textId="257B43C0" w:rsidR="005F3EA9" w:rsidRDefault="005F3EA9" w:rsidP="000B62CD">
      <w:pPr>
        <w:pStyle w:val="NoSpacing"/>
        <w:jc w:val="both"/>
      </w:pPr>
      <w:r>
        <w:t>-  les temps de déplacement entre le point de départ et la première station</w:t>
      </w:r>
      <w:ins w:id="572" w:author="Maxime Escourbiac" w:date="2011-03-14T16:02:00Z">
        <w:r w:rsidR="001D0077">
          <w:t>.</w:t>
        </w:r>
      </w:ins>
    </w:p>
    <w:p w14:paraId="365CDC06" w14:textId="58046667" w:rsidR="005F3EA9" w:rsidRDefault="005F3EA9" w:rsidP="000B62CD">
      <w:pPr>
        <w:pStyle w:val="NoSpacing"/>
        <w:jc w:val="both"/>
      </w:pPr>
      <w:r>
        <w:t xml:space="preserve">-  les temps de déplacement entre le point </w:t>
      </w:r>
      <w:del w:id="573" w:author="Maxime Escourbiac" w:date="2011-03-14T16:02:00Z">
        <w:r w:rsidDel="001D0077">
          <w:delText>d’arrivé</w:delText>
        </w:r>
      </w:del>
      <w:ins w:id="574" w:author="Maxime Escourbiac" w:date="2011-03-14T16:02:00Z">
        <w:r w:rsidR="001D0077">
          <w:t>d’arrivée</w:t>
        </w:r>
      </w:ins>
      <w:r>
        <w:t xml:space="preserve">  et la dernière station.</w:t>
      </w:r>
    </w:p>
    <w:p w14:paraId="23719132" w14:textId="77777777" w:rsidR="005F3EA9" w:rsidRDefault="005F3EA9" w:rsidP="000B62CD">
      <w:pPr>
        <w:pStyle w:val="NoSpacing"/>
        <w:jc w:val="both"/>
      </w:pPr>
      <w:r>
        <w:t>-  les durées de trajet</w:t>
      </w:r>
      <w:del w:id="575" w:author="Maxime Escourbiac" w:date="2011-03-14T16:02:00Z">
        <w:r w:rsidDel="001D0077">
          <w:delText>s</w:delText>
        </w:r>
      </w:del>
      <w:r>
        <w:t>.</w:t>
      </w:r>
    </w:p>
    <w:p w14:paraId="56DBFBC9" w14:textId="3FEF0BD0" w:rsidR="005F3EA9" w:rsidRDefault="005F3EA9" w:rsidP="000B62CD">
      <w:pPr>
        <w:pStyle w:val="NoSpacing"/>
        <w:jc w:val="both"/>
      </w:pPr>
      <w:r>
        <w:t>-  Le prix du voyage</w:t>
      </w:r>
      <w:ins w:id="576" w:author="Maxime Escourbiac" w:date="2011-03-14T16:02:00Z">
        <w:r w:rsidR="001D0077">
          <w:t>.</w:t>
        </w:r>
      </w:ins>
    </w:p>
    <w:p w14:paraId="6BC9A1D7" w14:textId="77777777" w:rsidR="00533D6B" w:rsidRDefault="00533D6B" w:rsidP="000B62CD">
      <w:pPr>
        <w:pStyle w:val="NoSpacing"/>
        <w:jc w:val="both"/>
        <w:rPr>
          <w:rFonts w:ascii="Helvetica Neue Light" w:hAnsi="Helvetica Neue Light"/>
          <w:sz w:val="20"/>
          <w:szCs w:val="20"/>
          <w:u w:val="single"/>
          <w:lang w:eastAsia="fr-FR"/>
        </w:rPr>
      </w:pPr>
    </w:p>
    <w:p w14:paraId="028A93AF" w14:textId="4B6C4E32" w:rsidR="005F3EA9" w:rsidRDefault="00533D6B" w:rsidP="000B62CD">
      <w:pPr>
        <w:pStyle w:val="NoSpacing"/>
        <w:jc w:val="both"/>
      </w:pPr>
      <w:r>
        <w:t>L</w:t>
      </w:r>
      <w:r w:rsidR="005F3EA9">
        <w:t>e concept d'utilité a été inventé par des économistes pour modéliser l'utilité ou le bénéfice que pourrait avoir un utilisateur selon un choix donné.</w:t>
      </w:r>
    </w:p>
    <w:p w14:paraId="19505121" w14:textId="77777777" w:rsidR="005F3EA9" w:rsidRDefault="005F3EA9" w:rsidP="000B62CD">
      <w:pPr>
        <w:pStyle w:val="NoSpacing"/>
        <w:jc w:val="both"/>
      </w:pPr>
      <w:r>
        <w:t>Dans le contexte de ce modèle on obtient une fonction suivante:</w:t>
      </w:r>
    </w:p>
    <w:p w14:paraId="39452D71" w14:textId="77777777" w:rsidR="005F3EA9" w:rsidRDefault="005F3EA9" w:rsidP="000B62CD">
      <w:pPr>
        <w:pStyle w:val="NoSpacing"/>
        <w:jc w:val="both"/>
      </w:pPr>
      <w:proofErr w:type="gramStart"/>
      <w:r>
        <w:t>U(</w:t>
      </w:r>
      <w:proofErr w:type="gramEnd"/>
      <w:r>
        <w:t xml:space="preserve">m) = b(m) + b1*IVT(m) + b2*PRI(m) + b3*WALK(m) + b4*WAIT(m) + b5*IC(m) </w:t>
      </w:r>
    </w:p>
    <w:p w14:paraId="5B447835" w14:textId="77777777" w:rsidR="006A589E" w:rsidRDefault="006A589E" w:rsidP="00533D6B">
      <w:pPr>
        <w:pStyle w:val="NoSpacing"/>
      </w:pPr>
    </w:p>
    <w:p w14:paraId="4DB52741" w14:textId="01386E58" w:rsidR="00533D6B" w:rsidRDefault="000B62CD" w:rsidP="000B62CD">
      <w:pPr>
        <w:pStyle w:val="NoSpacing"/>
        <w:jc w:val="both"/>
      </w:pPr>
      <w:r>
        <w:t>O</w:t>
      </w:r>
      <w:r w:rsidR="005F3EA9">
        <w:t>ù:</w:t>
      </w:r>
    </w:p>
    <w:p w14:paraId="408E864E" w14:textId="15496AEA" w:rsidR="00F334AA" w:rsidRDefault="005F3EA9" w:rsidP="000B62CD">
      <w:pPr>
        <w:pStyle w:val="NoSpacing"/>
        <w:jc w:val="both"/>
      </w:pPr>
      <w:proofErr w:type="gramStart"/>
      <w:r>
        <w:rPr>
          <w:rFonts w:ascii="Helvetica Neue" w:hAnsi="Helvetica Neue"/>
          <w:b/>
        </w:rPr>
        <w:t>m</w:t>
      </w:r>
      <w:proofErr w:type="gramEnd"/>
      <w:r>
        <w:t xml:space="preserve"> : moyen de transp</w:t>
      </w:r>
      <w:r w:rsidR="00F334AA">
        <w:t>ort choisi pour un trajet donné</w:t>
      </w:r>
      <w:ins w:id="577" w:author="Maxime Escourbiac" w:date="2011-03-14T16:03:00Z">
        <w:r w:rsidR="001D0077">
          <w:t>.</w:t>
        </w:r>
      </w:ins>
    </w:p>
    <w:p w14:paraId="7BF2483D" w14:textId="164EE87E" w:rsidR="005F3EA9" w:rsidRDefault="005F3EA9" w:rsidP="000B62CD">
      <w:pPr>
        <w:pStyle w:val="NoSpacing"/>
        <w:jc w:val="both"/>
      </w:pPr>
      <w:proofErr w:type="gramStart"/>
      <w:r>
        <w:rPr>
          <w:rFonts w:ascii="Helvetica Neue" w:hAnsi="Helvetica Neue"/>
          <w:b/>
        </w:rPr>
        <w:t>U(</w:t>
      </w:r>
      <w:proofErr w:type="gramEnd"/>
      <w:r>
        <w:rPr>
          <w:rFonts w:ascii="Helvetica Neue" w:hAnsi="Helvetica Neue"/>
          <w:b/>
        </w:rPr>
        <w:t>m)</w:t>
      </w:r>
      <w:r>
        <w:t xml:space="preserve"> : l'utilité de voyager par ce moyen de transport.</w:t>
      </w:r>
      <w:r>
        <w:cr/>
      </w:r>
      <w:proofErr w:type="gramStart"/>
      <w:r>
        <w:rPr>
          <w:rFonts w:ascii="Helvetica Neue" w:hAnsi="Helvetica Neue"/>
          <w:b/>
        </w:rPr>
        <w:t>b(</w:t>
      </w:r>
      <w:proofErr w:type="gramEnd"/>
      <w:r>
        <w:rPr>
          <w:rFonts w:ascii="Helvetica Neue" w:hAnsi="Helvetica Neue"/>
          <w:b/>
        </w:rPr>
        <w:t>m)</w:t>
      </w:r>
      <w:r>
        <w:t>: paramètre constant du moyen de transport (cote auprès de l'utilisateur).</w:t>
      </w:r>
      <w:r>
        <w:cr/>
      </w:r>
      <w:r>
        <w:rPr>
          <w:rFonts w:ascii="Helvetica Neue" w:hAnsi="Helvetica Neue"/>
          <w:b/>
        </w:rPr>
        <w:t>b1</w:t>
      </w:r>
      <w:proofErr w:type="gramStart"/>
      <w:r>
        <w:rPr>
          <w:rFonts w:ascii="Helvetica Neue" w:hAnsi="Helvetica Neue"/>
          <w:b/>
        </w:rPr>
        <w:t>,b2,b3,b4,b5</w:t>
      </w:r>
      <w:proofErr w:type="gramEnd"/>
      <w:r>
        <w:t xml:space="preserve"> : poids de chaque paramètre</w:t>
      </w:r>
      <w:del w:id="578" w:author="Maxime Escourbiac" w:date="2011-03-14T16:02:00Z">
        <w:r w:rsidDel="001D0077">
          <w:delText>s</w:delText>
        </w:r>
      </w:del>
      <w:del w:id="579" w:author="Maxime Escourbiac" w:date="2011-03-14T16:03:00Z">
        <w:r w:rsidDel="001D0077">
          <w:delText>.</w:delText>
        </w:r>
      </w:del>
      <w:r>
        <w:t xml:space="preserve"> (peu</w:t>
      </w:r>
      <w:ins w:id="580" w:author="Maxime Escourbiac" w:date="2011-03-14T16:02:00Z">
        <w:r w:rsidR="001D0077">
          <w:t>t</w:t>
        </w:r>
      </w:ins>
      <w:del w:id="581" w:author="Maxime Escourbiac" w:date="2011-03-14T16:02:00Z">
        <w:r w:rsidDel="001D0077">
          <w:delText>vent</w:delText>
        </w:r>
      </w:del>
      <w:r>
        <w:t xml:space="preserve"> être négatif)</w:t>
      </w:r>
      <w:ins w:id="582" w:author="Maxime Escourbiac" w:date="2011-03-14T16:03:00Z">
        <w:r w:rsidR="001D0077">
          <w:t>.</w:t>
        </w:r>
      </w:ins>
      <w:r>
        <w:cr/>
      </w:r>
      <w:proofErr w:type="gramStart"/>
      <w:r>
        <w:rPr>
          <w:rFonts w:ascii="Helvetica Neue" w:hAnsi="Helvetica Neue"/>
          <w:b/>
        </w:rPr>
        <w:t>IVT(</w:t>
      </w:r>
      <w:proofErr w:type="gramEnd"/>
      <w:r>
        <w:rPr>
          <w:rFonts w:ascii="Helvetica Neue" w:hAnsi="Helvetica Neue"/>
          <w:b/>
        </w:rPr>
        <w:t>m)</w:t>
      </w:r>
      <w:r>
        <w:t xml:space="preserve"> = le temps accumulé passé dans le moyen de locomotion.</w:t>
      </w:r>
      <w:r>
        <w:cr/>
      </w:r>
      <w:proofErr w:type="gramStart"/>
      <w:r>
        <w:rPr>
          <w:rFonts w:ascii="Helvetica Neue" w:hAnsi="Helvetica Neue"/>
          <w:b/>
        </w:rPr>
        <w:t>PRI(</w:t>
      </w:r>
      <w:proofErr w:type="gramEnd"/>
      <w:r>
        <w:rPr>
          <w:rFonts w:ascii="Helvetica Neue" w:hAnsi="Helvetica Neue"/>
          <w:b/>
        </w:rPr>
        <w:t>m)</w:t>
      </w:r>
      <w:r>
        <w:t xml:space="preserve"> = le prix du moyen de locomotion (prix du billet, essence, péage, parking)</w:t>
      </w:r>
      <w:ins w:id="583" w:author="Maxime Escourbiac" w:date="2011-03-14T16:03:00Z">
        <w:r w:rsidR="001D0077">
          <w:t>.</w:t>
        </w:r>
      </w:ins>
      <w:r>
        <w:cr/>
      </w:r>
      <w:proofErr w:type="gramStart"/>
      <w:r>
        <w:rPr>
          <w:rFonts w:ascii="Helvetica Neue" w:hAnsi="Helvetica Neue"/>
          <w:b/>
        </w:rPr>
        <w:t>WALK(</w:t>
      </w:r>
      <w:proofErr w:type="gramEnd"/>
      <w:r>
        <w:rPr>
          <w:rFonts w:ascii="Helvetica Neue" w:hAnsi="Helvetica Neue"/>
          <w:b/>
        </w:rPr>
        <w:t>m)</w:t>
      </w:r>
      <w:r>
        <w:t xml:space="preserve"> = le temps de marche entre les différentes stations de bus ou de train pour les transports public</w:t>
      </w:r>
      <w:ins w:id="584" w:author="Maxime Escourbiac" w:date="2011-03-14T16:03:00Z">
        <w:r w:rsidR="001D0077">
          <w:t>s</w:t>
        </w:r>
      </w:ins>
      <w:r>
        <w:t>, ou le temps de marche jusqu'au lieu de parking du véhicule personnel.</w:t>
      </w:r>
      <w:r>
        <w:cr/>
      </w:r>
      <w:proofErr w:type="gramStart"/>
      <w:r>
        <w:rPr>
          <w:rFonts w:ascii="Helvetica Neue" w:hAnsi="Helvetica Neue"/>
          <w:b/>
        </w:rPr>
        <w:t>WAIT(</w:t>
      </w:r>
      <w:proofErr w:type="gramEnd"/>
      <w:r>
        <w:rPr>
          <w:rFonts w:ascii="Helvetica Neue" w:hAnsi="Helvetica Neue"/>
          <w:b/>
        </w:rPr>
        <w:t>m)</w:t>
      </w:r>
      <w:r>
        <w:t xml:space="preserve"> = temps passé à attendre lors du voyage.</w:t>
      </w:r>
      <w:r>
        <w:cr/>
      </w:r>
      <w:proofErr w:type="gramStart"/>
      <w:r>
        <w:rPr>
          <w:rFonts w:ascii="Helvetica Neue" w:hAnsi="Helvetica Neue"/>
          <w:b/>
        </w:rPr>
        <w:t>IC(</w:t>
      </w:r>
      <w:proofErr w:type="gramEnd"/>
      <w:r>
        <w:rPr>
          <w:rFonts w:ascii="Helvetica Neue" w:hAnsi="Helvetica Neue"/>
          <w:b/>
        </w:rPr>
        <w:t>m</w:t>
      </w:r>
      <w:r>
        <w:t>) = nombre de transfert</w:t>
      </w:r>
      <w:ins w:id="585" w:author="Maxime Escourbiac" w:date="2011-03-14T16:03:00Z">
        <w:r w:rsidR="001D0077">
          <w:t>s</w:t>
        </w:r>
      </w:ins>
      <w:r>
        <w:t xml:space="preserve"> entre les différents moyens de locomotion.</w:t>
      </w:r>
    </w:p>
    <w:p w14:paraId="18CA555B" w14:textId="7D907646" w:rsidR="005F3EA9" w:rsidRDefault="005F3EA9" w:rsidP="000B62CD">
      <w:pPr>
        <w:pStyle w:val="NoSpacing"/>
        <w:jc w:val="both"/>
      </w:pPr>
      <w:r>
        <w:t xml:space="preserve">Une grande valeur de </w:t>
      </w:r>
      <w:del w:id="586" w:author="Maxime Escourbiac" w:date="2011-03-14T16:04:00Z">
        <w:r w:rsidDel="001D0077">
          <w:delText>U(</w:delText>
        </w:r>
      </w:del>
      <w:ins w:id="587" w:author="Maxime Escourbiac" w:date="2011-03-14T16:04:00Z">
        <w:r w:rsidR="001D0077">
          <w:t>U (</w:t>
        </w:r>
      </w:ins>
      <w:r>
        <w:t>m) indique une « utilité » du moyen de transport importante.</w:t>
      </w:r>
    </w:p>
    <w:p w14:paraId="54C575B2" w14:textId="77777777" w:rsidR="00F334AA" w:rsidRDefault="00F334AA" w:rsidP="000B62CD">
      <w:pPr>
        <w:pStyle w:val="NoSpacing"/>
        <w:jc w:val="both"/>
      </w:pPr>
    </w:p>
    <w:p w14:paraId="2272ADA5" w14:textId="77777777" w:rsidR="005F3EA9" w:rsidRDefault="005F3EA9" w:rsidP="00F334AA">
      <w:pPr>
        <w:pStyle w:val="NoSpacing"/>
      </w:pPr>
      <w:r>
        <w:t>Calcul de la probabilité du choix de chaque moyen de transport pour un trajet donné:</w:t>
      </w:r>
    </w:p>
    <w:p w14:paraId="247C63A4" w14:textId="3AAEC150" w:rsidR="005F3EA9" w:rsidRDefault="005F3EA9" w:rsidP="00F334AA">
      <w:pPr>
        <w:pStyle w:val="NoSpacing"/>
      </w:pPr>
      <w:r>
        <w:t>Pour calculer ces probabilités, il faut tout d'abord effectuer une étude préliminaire pour fixer les poids de la fonction d'utilité présente ci-dessus. Ensuite on peut calculer les probabilités de choix avec la relation suivante.</w:t>
      </w:r>
    </w:p>
    <w:p w14:paraId="4844FCEC" w14:textId="5D3ADDB9" w:rsidR="006A589E" w:rsidRDefault="00F334AA"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r>
        <w:rPr>
          <w:noProof/>
          <w:lang w:val="en-US" w:eastAsia="en-US"/>
        </w:rPr>
        <w:drawing>
          <wp:anchor distT="152400" distB="152400" distL="152400" distR="152400" simplePos="0" relativeHeight="251702272" behindDoc="0" locked="0" layoutInCell="1" allowOverlap="1" wp14:anchorId="3A1A73B0" wp14:editId="3658DCDF">
            <wp:simplePos x="0" y="0"/>
            <wp:positionH relativeFrom="page">
              <wp:posOffset>3006090</wp:posOffset>
            </wp:positionH>
            <wp:positionV relativeFrom="page">
              <wp:posOffset>7578090</wp:posOffset>
            </wp:positionV>
            <wp:extent cx="1371600" cy="685800"/>
            <wp:effectExtent l="0" t="0" r="0" b="0"/>
            <wp:wrapThrough wrapText="bothSides">
              <wp:wrapPolygon edited="0">
                <wp:start x="0" y="0"/>
                <wp:lineTo x="0" y="20800"/>
                <wp:lineTo x="21200" y="20800"/>
                <wp:lineTo x="21200"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3426C" w14:textId="46EE1032" w:rsidR="00286499" w:rsidRDefault="0028649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07A366BB" w14:textId="77777777" w:rsidR="00F334AA" w:rsidRDefault="00F334AA" w:rsidP="00F334AA">
      <w:pPr>
        <w:pStyle w:val="Heading3"/>
      </w:pPr>
    </w:p>
    <w:p w14:paraId="17744B23" w14:textId="754BAD91" w:rsidR="00286499" w:rsidRDefault="00286499" w:rsidP="00F334AA">
      <w:pPr>
        <w:pStyle w:val="Heading3"/>
        <w:ind w:firstLine="708"/>
      </w:pPr>
      <w:r w:rsidRPr="001B7295">
        <w:t>1</w:t>
      </w:r>
      <w:r>
        <w:t xml:space="preserve">.2-Conclusions sur ce </w:t>
      </w:r>
      <w:r w:rsidRPr="001B7295">
        <w:t>modèle:</w:t>
      </w:r>
    </w:p>
    <w:p w14:paraId="57C818BA" w14:textId="77777777" w:rsidR="00286499" w:rsidRDefault="00286499" w:rsidP="00286499">
      <w:pPr>
        <w:pStyle w:val="NoSpacing"/>
        <w:ind w:firstLine="708"/>
        <w:rPr>
          <w:rFonts w:ascii="Helvetica Neue" w:hAnsi="Helvetica Neue"/>
          <w:b/>
          <w:sz w:val="20"/>
          <w:szCs w:val="20"/>
          <w:u w:val="single"/>
        </w:rPr>
      </w:pPr>
    </w:p>
    <w:p w14:paraId="3BA3A793" w14:textId="2A16678C" w:rsidR="005F3EA9" w:rsidRDefault="005F3EA9" w:rsidP="00F334AA">
      <w:pPr>
        <w:pStyle w:val="NoSpacing"/>
        <w:jc w:val="both"/>
      </w:pPr>
      <w:r>
        <w:t>Cette modélisation du choix d'un utilisateur est intéressante à utiliser en complément du modèle étudié précédemment, car elle permet de simuler le trafic en fonction du nombre de trajet</w:t>
      </w:r>
      <w:ins w:id="588" w:author="Maxime Escourbiac" w:date="2011-03-14T16:05:00Z">
        <w:r w:rsidR="001D0077">
          <w:t>s</w:t>
        </w:r>
      </w:ins>
      <w:r>
        <w:t xml:space="preserve"> demandé et surtout d'établir les proportions de voyageurs sur les différents modes de transports. On peut l'utiliser pour la prospection et la création de nouvelles lignes pour les compagnies de transports en commun</w:t>
      </w:r>
      <w:del w:id="589" w:author="Maxime Escourbiac" w:date="2011-03-14T16:05:00Z">
        <w:r w:rsidDel="001D0077">
          <w:delText>s</w:delText>
        </w:r>
      </w:del>
      <w:r>
        <w:t>. Mais il nous manque toujours l’évolution du trafic au cours du temps.</w:t>
      </w:r>
    </w:p>
    <w:p w14:paraId="4C35A38D" w14:textId="388F331C" w:rsidR="005F3EA9" w:rsidRDefault="005F3EA9" w:rsidP="00101B1F">
      <w:pPr>
        <w:pStyle w:val="NoSpacing"/>
        <w:jc w:val="both"/>
      </w:pPr>
      <w:r w:rsidRPr="00101B1F">
        <w:rPr>
          <w:rStyle w:val="Heading2Char"/>
        </w:rPr>
        <w:lastRenderedPageBreak/>
        <w:t>3-Modèle de gravitation (gravitation model):</w:t>
      </w:r>
      <w:r>
        <w:rPr>
          <w:rFonts w:ascii="Helvetica Neue" w:hAnsi="Helvetica Neue"/>
          <w:b/>
          <w:u w:val="single"/>
        </w:rPr>
        <w:cr/>
      </w:r>
      <w:r>
        <w:rPr>
          <w:rFonts w:ascii="Helvetica Neue" w:hAnsi="Helvetica Neue"/>
          <w:b/>
          <w:u w:val="single"/>
        </w:rPr>
        <w:cr/>
      </w:r>
      <w:r>
        <w:t>Selon la loi de la gravitation universelle, la norme de la force d'attraction est dépendante de la distance et de la masse des deux corps.</w:t>
      </w:r>
      <w:r>
        <w:cr/>
        <w:t xml:space="preserve">Le modèle de gravitation reprend ce principe, en quantifiant le trafic  entre deux zones grâce à la distance les séparant ainsi qu'à leur poids (population, commerces, centres d'intérêts </w:t>
      </w:r>
      <w:r w:rsidR="00101B1F">
        <w:t>divers</w:t>
      </w:r>
      <w:r>
        <w:t>).</w:t>
      </w:r>
      <w:r>
        <w:cr/>
        <w:t>Car deux zones importantes, au niveau démographique</w:t>
      </w:r>
      <w:del w:id="590" w:author="Maxime Escourbiac" w:date="2011-03-14T16:06:00Z">
        <w:r w:rsidDel="001D0077">
          <w:delText>,</w:delText>
        </w:r>
      </w:del>
      <w:r>
        <w:t xml:space="preserve"> et à proximité</w:t>
      </w:r>
      <w:ins w:id="591" w:author="Maxime Escourbiac" w:date="2011-03-14T16:06:00Z">
        <w:r w:rsidR="001D0077">
          <w:t>,</w:t>
        </w:r>
      </w:ins>
      <w:r>
        <w:t xml:space="preserve"> ont une t</w:t>
      </w:r>
      <w:r w:rsidR="00101B1F">
        <w:t>endance à produire du flux de personnes</w:t>
      </w:r>
      <w:r>
        <w:t xml:space="preserve"> entre ces deux zones.</w:t>
      </w:r>
      <w:r>
        <w:cr/>
        <w:t>Ce modèle permet d'ajuster le trafic pour le système global d'année en année en faisant varier les attributs des zones géographiques.</w:t>
      </w:r>
    </w:p>
    <w:p w14:paraId="40D02C38"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sz w:val="20"/>
        </w:rPr>
      </w:pPr>
    </w:p>
    <w:p w14:paraId="434A4619" w14:textId="68A89D6C" w:rsidR="005F3EA9" w:rsidRPr="005E6A9C" w:rsidRDefault="005F3EA9" w:rsidP="00101B1F">
      <w:pPr>
        <w:pStyle w:val="NoSpacing"/>
        <w:jc w:val="both"/>
        <w:rPr>
          <w:rFonts w:ascii="Helvetica Neue" w:hAnsi="Helvetica Neue"/>
          <w:b/>
          <w:u w:val="single"/>
        </w:rPr>
      </w:pPr>
      <w:r>
        <w:t xml:space="preserve">La qualité de ce modèle, est directement </w:t>
      </w:r>
      <w:r w:rsidR="00101B1F">
        <w:t>liée</w:t>
      </w:r>
      <w:r>
        <w:t xml:space="preserve"> à la qualité de son calibrage. Il doit être constant sur tout</w:t>
      </w:r>
      <w:r w:rsidR="00101B1F">
        <w:t>es</w:t>
      </w:r>
      <w:r>
        <w:t xml:space="preserve"> les zones</w:t>
      </w:r>
      <w:del w:id="592" w:author="Maxime Escourbiac" w:date="2011-03-14T16:06:00Z">
        <w:r w:rsidDel="001D0077">
          <w:delText>.</w:delText>
        </w:r>
      </w:del>
      <w:r>
        <w:t xml:space="preserve"> étudié</w:t>
      </w:r>
      <w:ins w:id="593" w:author="Maxime Escourbiac" w:date="2011-03-14T16:06:00Z">
        <w:r w:rsidR="001D0077">
          <w:t>e</w:t>
        </w:r>
      </w:ins>
      <w:r>
        <w:t>s. On obtient donc en combinant ces 3 modèles un modèle assez puissant pouvant anticiper des problèmes de transport</w:t>
      </w:r>
      <w:del w:id="594" w:author="Maxime Escourbiac" w:date="2011-03-14T16:06:00Z">
        <w:r w:rsidDel="001D0077">
          <w:delText>s</w:delText>
        </w:r>
      </w:del>
      <w:r>
        <w:t xml:space="preserve"> et ainsi les réguler au mieux.</w:t>
      </w:r>
      <w:r>
        <w:rPr>
          <w:rFonts w:ascii="Helvetica Neue" w:hAnsi="Helvetica Neue"/>
          <w:b/>
          <w:u w:val="single"/>
        </w:rPr>
        <w:cr/>
      </w:r>
    </w:p>
    <w:p w14:paraId="136FFF22" w14:textId="692289EE" w:rsidR="005F3EA9" w:rsidRDefault="00900283">
      <w:pPr>
        <w:pStyle w:val="Heading1"/>
        <w:pPrChange w:id="595" w:author="Maxime Escourbiac" w:date="2011-03-15T00:21:00Z">
          <w:pPr>
            <w:pStyle w:val="Heading2"/>
          </w:pPr>
        </w:pPrChange>
      </w:pPr>
      <w:bookmarkStart w:id="596" w:name="_Toc161767453"/>
      <w:ins w:id="597" w:author="Maxime Escourbiac" w:date="2011-03-15T00:21:00Z">
        <w:r>
          <w:t>II.3</w:t>
        </w:r>
      </w:ins>
      <w:del w:id="598" w:author="Maxime Escourbiac" w:date="2011-03-15T00:21:00Z">
        <w:r w:rsidR="005F3EA9" w:rsidRPr="00D66268" w:rsidDel="00900283">
          <w:delText>4</w:delText>
        </w:r>
      </w:del>
      <w:r w:rsidR="005F3EA9" w:rsidRPr="00D66268">
        <w:t>-</w:t>
      </w:r>
      <w:r w:rsidR="00CD643A">
        <w:t>Les études existantes</w:t>
      </w:r>
      <w:r w:rsidR="005F3EA9" w:rsidRPr="00D66268">
        <w:t>:</w:t>
      </w:r>
      <w:bookmarkEnd w:id="596"/>
    </w:p>
    <w:p w14:paraId="4D931BC4" w14:textId="77777777" w:rsidR="003731AE" w:rsidRDefault="003731AE"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Helvetica Neue" w:hAnsi="Helvetica Neue"/>
          <w:b/>
          <w:sz w:val="24"/>
          <w:szCs w:val="24"/>
          <w:u w:val="single"/>
        </w:rPr>
      </w:pPr>
    </w:p>
    <w:p w14:paraId="4E2D76C1" w14:textId="17B72C7F" w:rsidR="003731AE" w:rsidRDefault="003731AE">
      <w:pPr>
        <w:pStyle w:val="Heading2"/>
        <w:rPr>
          <w:rFonts w:ascii="Helvetica Neue" w:hAnsi="Helvetica Neue"/>
          <w:sz w:val="20"/>
          <w:u w:val="single"/>
        </w:rPr>
        <w:pPrChange w:id="599" w:author="Maxime Escourbiac" w:date="2011-03-15T00:22:00Z">
          <w:pPr>
            <w:pStyle w:val="Heading3"/>
          </w:pPr>
        </w:pPrChange>
      </w:pPr>
      <w:del w:id="600" w:author="Maxime Escourbiac" w:date="2011-03-15T00:22:00Z">
        <w:r w:rsidRPr="003731AE" w:rsidDel="00900283">
          <w:rPr>
            <w:rFonts w:ascii="Helvetica Neue" w:hAnsi="Helvetica Neue"/>
            <w:sz w:val="20"/>
          </w:rPr>
          <w:tab/>
        </w:r>
      </w:del>
      <w:r w:rsidR="00DE0616" w:rsidRPr="00101B1F">
        <w:t>1</w:t>
      </w:r>
      <w:r w:rsidRPr="00101B1F">
        <w:t>-Les simulateurs grand public </w:t>
      </w:r>
      <w:r w:rsidRPr="001D0077">
        <w:rPr>
          <w:rFonts w:ascii="Helvetica Neue" w:hAnsi="Helvetica Neue"/>
          <w:sz w:val="20"/>
          <w:rPrChange w:id="601" w:author="Maxime Escourbiac" w:date="2011-03-14T16:06:00Z">
            <w:rPr>
              <w:rFonts w:ascii="Helvetica Neue" w:eastAsia="ヒラギノ角ゴ Pro W3" w:hAnsi="Helvetica Neue" w:cs="Times New Roman"/>
              <w:b w:val="0"/>
              <w:bCs w:val="0"/>
              <w:color w:val="000000"/>
              <w:sz w:val="20"/>
              <w:u w:val="single"/>
            </w:rPr>
          </w:rPrChange>
        </w:rPr>
        <w:t>:</w:t>
      </w:r>
    </w:p>
    <w:p w14:paraId="64E9744B" w14:textId="77777777" w:rsidR="00101B1F" w:rsidRPr="00101B1F" w:rsidRDefault="00101B1F" w:rsidP="00101B1F"/>
    <w:p w14:paraId="4A9B6ADB" w14:textId="4D40D623" w:rsidR="005F3EA9" w:rsidRDefault="006578A0" w:rsidP="00A93DCA">
      <w:pPr>
        <w:pStyle w:val="NoSpacing"/>
        <w:jc w:val="both"/>
      </w:pPr>
      <w:r>
        <w:t>Le but de cette partie est d’énumérer</w:t>
      </w:r>
      <w:r w:rsidR="005F3EA9">
        <w:t xml:space="preserve"> quelques simulateurs existants, dans le domaine du chemin de fer.</w:t>
      </w:r>
      <w:r w:rsidR="005F3EA9">
        <w:cr/>
      </w:r>
    </w:p>
    <w:p w14:paraId="475F338B" w14:textId="0D3D3A42" w:rsidR="005F3EA9" w:rsidRDefault="00FD5A1F" w:rsidP="00A93DCA">
      <w:pPr>
        <w:pStyle w:val="NoSpacing"/>
        <w:jc w:val="both"/>
        <w:rPr>
          <w:color w:val="001445"/>
          <w:u w:val="single"/>
        </w:rPr>
      </w:pPr>
      <w:r>
        <w:t>-</w:t>
      </w:r>
      <w:r w:rsidR="005F3EA9" w:rsidRPr="00FD5A1F">
        <w:t>Microsoft Train Simulator</w:t>
      </w:r>
      <w:r w:rsidR="005F3EA9">
        <w:t xml:space="preserve">  </w:t>
      </w:r>
      <w:hyperlink r:id="rId60" w:history="1">
        <w:r w:rsidR="005F3EA9">
          <w:rPr>
            <w:color w:val="001445"/>
            <w:u w:val="single"/>
          </w:rPr>
          <w:t>http://www.microsoft.com/games/pc/trainsim.aspx</w:t>
        </w:r>
      </w:hyperlink>
    </w:p>
    <w:p w14:paraId="1AD384AB" w14:textId="77777777" w:rsidR="00FD5A1F" w:rsidRDefault="00FD5A1F" w:rsidP="00A93DCA">
      <w:pPr>
        <w:pStyle w:val="NoSpacing"/>
        <w:jc w:val="both"/>
        <w:rPr>
          <w:color w:val="002D99"/>
        </w:rPr>
      </w:pPr>
    </w:p>
    <w:p w14:paraId="59EA7122" w14:textId="748F2901" w:rsidR="00CD643A" w:rsidRDefault="00CD643A" w:rsidP="00A93DCA">
      <w:pPr>
        <w:pStyle w:val="NoSpacing"/>
        <w:jc w:val="both"/>
      </w:pPr>
      <w:r>
        <w:t>Jeu de gestion</w:t>
      </w:r>
      <w:r w:rsidR="00FD5A1F">
        <w:t xml:space="preserve"> </w:t>
      </w:r>
      <w:r w:rsidR="008478F6">
        <w:t xml:space="preserve">et de conduite de train, édité </w:t>
      </w:r>
      <w:r w:rsidR="00FD5A1F">
        <w:t>par Microsoft, il est actuellement le simulateur grand public le plus connu au monde</w:t>
      </w:r>
      <w:ins w:id="602" w:author="Maxime Escourbiac" w:date="2011-03-14T16:07:00Z">
        <w:r w:rsidR="00AB1531">
          <w:t>.</w:t>
        </w:r>
      </w:ins>
    </w:p>
    <w:p w14:paraId="12031D64" w14:textId="77777777" w:rsidR="00CD643A" w:rsidRDefault="00CD643A" w:rsidP="00A93DCA">
      <w:pPr>
        <w:pStyle w:val="NoSpacing"/>
        <w:jc w:val="both"/>
      </w:pPr>
    </w:p>
    <w:p w14:paraId="53BB6AFE" w14:textId="615F50B1" w:rsidR="005F3EA9" w:rsidRDefault="008478F6" w:rsidP="00A93DCA">
      <w:pPr>
        <w:pStyle w:val="NoSpacing"/>
        <w:jc w:val="both"/>
      </w:pPr>
      <w:r>
        <w:t>-</w:t>
      </w:r>
      <w:proofErr w:type="spellStart"/>
      <w:r w:rsidR="005F3EA9">
        <w:t>Trainz</w:t>
      </w:r>
      <w:proofErr w:type="spellEnd"/>
      <w:r w:rsidR="005F3EA9">
        <w:t xml:space="preserve"> Simulator                  </w:t>
      </w:r>
      <w:r w:rsidR="0001620A">
        <w:t xml:space="preserve">  </w:t>
      </w:r>
      <w:hyperlink r:id="rId61" w:history="1">
        <w:r w:rsidRPr="00A9405A">
          <w:rPr>
            <w:rStyle w:val="Hyperlink"/>
          </w:rPr>
          <w:t>http://www.ts2009.com/</w:t>
        </w:r>
      </w:hyperlink>
    </w:p>
    <w:p w14:paraId="5A069668" w14:textId="77777777" w:rsidR="008478F6" w:rsidRDefault="008478F6" w:rsidP="00A93DCA">
      <w:pPr>
        <w:pStyle w:val="NoSpacing"/>
        <w:jc w:val="both"/>
      </w:pPr>
    </w:p>
    <w:p w14:paraId="5C1C736F" w14:textId="73432DCF" w:rsidR="00FD5A1F" w:rsidRDefault="008478F6" w:rsidP="00A93DCA">
      <w:pPr>
        <w:pStyle w:val="NoSpacing"/>
        <w:jc w:val="both"/>
      </w:pPr>
      <w:r>
        <w:t xml:space="preserve">Logiciel de construction et de gestion ferroviaire,  développé par </w:t>
      </w:r>
      <w:proofErr w:type="spellStart"/>
      <w:r>
        <w:t>Auran</w:t>
      </w:r>
      <w:proofErr w:type="spellEnd"/>
      <w:ins w:id="603" w:author="Maxime Escourbiac" w:date="2011-03-14T16:07:00Z">
        <w:r w:rsidR="00AB1531">
          <w:t xml:space="preserve">. </w:t>
        </w:r>
      </w:ins>
      <w:del w:id="604" w:author="Maxime Escourbiac" w:date="2011-03-14T16:07:00Z">
        <w:r w:rsidDel="00AB1531">
          <w:delText xml:space="preserve">, </w:delText>
        </w:r>
      </w:del>
      <w:ins w:id="605" w:author="Maxime Escourbiac" w:date="2011-03-14T16:07:00Z">
        <w:r w:rsidR="00AB1531">
          <w:t>I</w:t>
        </w:r>
      </w:ins>
      <w:del w:id="606" w:author="Maxime Escourbiac" w:date="2011-03-14T16:07:00Z">
        <w:r w:rsidDel="00AB1531">
          <w:delText>i</w:delText>
        </w:r>
      </w:del>
      <w:r>
        <w:t>l est très complet et bénéficie d’une</w:t>
      </w:r>
      <w:ins w:id="607" w:author="Maxime Escourbiac" w:date="2011-03-14T16:07:00Z">
        <w:r w:rsidR="00AB1531">
          <w:t xml:space="preserve"> </w:t>
        </w:r>
      </w:ins>
      <w:del w:id="608" w:author="Maxime Escourbiac" w:date="2011-03-14T16:07:00Z">
        <w:r w:rsidDel="00AB1531">
          <w:delText xml:space="preserve"> </w:delText>
        </w:r>
      </w:del>
      <w:r>
        <w:t>communauté importante ce qui permet d’avoir beaucoup d’extensions disponibles</w:t>
      </w:r>
      <w:ins w:id="609" w:author="Maxime Escourbiac" w:date="2011-03-14T16:07:00Z">
        <w:r w:rsidR="00AB1531">
          <w:t>.</w:t>
        </w:r>
      </w:ins>
    </w:p>
    <w:p w14:paraId="68A41418" w14:textId="77777777" w:rsidR="008478F6" w:rsidRDefault="008478F6" w:rsidP="00A93DCA">
      <w:pPr>
        <w:pStyle w:val="NoSpacing"/>
        <w:jc w:val="both"/>
      </w:pPr>
    </w:p>
    <w:p w14:paraId="58047F38" w14:textId="39F0F54A" w:rsidR="005F3EA9" w:rsidRDefault="008478F6" w:rsidP="00A93DCA">
      <w:pPr>
        <w:pStyle w:val="NoSpacing"/>
        <w:jc w:val="both"/>
        <w:rPr>
          <w:color w:val="000099"/>
          <w:u w:val="single"/>
        </w:rPr>
      </w:pPr>
      <w:r>
        <w:t>-</w:t>
      </w:r>
      <w:r w:rsidR="005F3EA9">
        <w:t xml:space="preserve">Virtual </w:t>
      </w:r>
      <w:proofErr w:type="spellStart"/>
      <w:r w:rsidR="005F3EA9">
        <w:t>Railroad</w:t>
      </w:r>
      <w:proofErr w:type="spellEnd"/>
      <w:r w:rsidR="005F3EA9">
        <w:t xml:space="preserve"> 3               </w:t>
      </w:r>
      <w:r w:rsidR="006578A0">
        <w:t xml:space="preserve">   </w:t>
      </w:r>
      <w:hyperlink r:id="rId62" w:history="1">
        <w:r w:rsidR="005F3EA9">
          <w:rPr>
            <w:color w:val="000099"/>
            <w:u w:val="single"/>
          </w:rPr>
          <w:t>http://www.simplytrains.com/pages/vr3/vr3.htm</w:t>
        </w:r>
      </w:hyperlink>
    </w:p>
    <w:p w14:paraId="5E759A68" w14:textId="77777777" w:rsidR="008478F6" w:rsidRDefault="008478F6" w:rsidP="00A93DCA">
      <w:pPr>
        <w:pStyle w:val="NoSpacing"/>
        <w:jc w:val="both"/>
      </w:pPr>
    </w:p>
    <w:p w14:paraId="461994FD" w14:textId="1673CB19" w:rsidR="008478F6" w:rsidRDefault="008478F6" w:rsidP="00A93DCA">
      <w:pPr>
        <w:pStyle w:val="NoSpacing"/>
        <w:jc w:val="both"/>
      </w:pPr>
      <w:r>
        <w:t xml:space="preserve">Logiciel de construction ferroviaire, </w:t>
      </w:r>
      <w:del w:id="610" w:author="Maxime Escourbiac" w:date="2011-03-14T16:07:00Z">
        <w:r w:rsidDel="00AB1531">
          <w:delText xml:space="preserve"> </w:delText>
        </w:r>
      </w:del>
      <w:r>
        <w:t xml:space="preserve">développé par le studio allemand </w:t>
      </w:r>
      <w:del w:id="611" w:author="Maxime Escourbiac" w:date="2011-03-14T16:07:00Z">
        <w:r w:rsidDel="00AB1531">
          <w:delText xml:space="preserve"> </w:delText>
        </w:r>
      </w:del>
      <w:r>
        <w:t xml:space="preserve">Trend </w:t>
      </w:r>
      <w:del w:id="612" w:author="Maxime Escourbiac" w:date="2011-03-14T16:07:00Z">
        <w:r w:rsidDel="00AB1531">
          <w:delText xml:space="preserve"> </w:delText>
        </w:r>
      </w:del>
      <w:r>
        <w:t>c’est l’un des simulateurs le</w:t>
      </w:r>
      <w:ins w:id="613" w:author="Maxime Escourbiac" w:date="2011-03-14T16:07:00Z">
        <w:r w:rsidR="00AB1531">
          <w:t xml:space="preserve"> </w:t>
        </w:r>
      </w:ins>
      <w:del w:id="614" w:author="Maxime Escourbiac" w:date="2011-03-14T16:07:00Z">
        <w:r w:rsidDel="00AB1531">
          <w:delText xml:space="preserve">s </w:delText>
        </w:r>
      </w:del>
      <w:r>
        <w:t>plus complet</w:t>
      </w:r>
      <w:r w:rsidR="005E6A9C">
        <w:t xml:space="preserve">. Néanmoins il est aussi l’un des plus difficile à </w:t>
      </w:r>
      <w:del w:id="615" w:author="Maxime Escourbiac" w:date="2011-03-14T16:07:00Z">
        <w:r w:rsidR="005E6A9C" w:rsidDel="00AB1531">
          <w:delText xml:space="preserve">utiliser . </w:delText>
        </w:r>
      </w:del>
      <w:ins w:id="616" w:author="Maxime Escourbiac" w:date="2011-03-14T16:07:00Z">
        <w:r w:rsidR="00AB1531">
          <w:t xml:space="preserve">utiliser. </w:t>
        </w:r>
      </w:ins>
    </w:p>
    <w:p w14:paraId="6BFEDF5D" w14:textId="77777777" w:rsidR="008478F6" w:rsidRDefault="008478F6" w:rsidP="00A93DCA">
      <w:pPr>
        <w:pStyle w:val="NoSpacing"/>
        <w:jc w:val="both"/>
        <w:rPr>
          <w:color w:val="000099"/>
          <w:u w:val="single"/>
        </w:rPr>
      </w:pPr>
    </w:p>
    <w:p w14:paraId="22667622" w14:textId="614F9301" w:rsidR="005E6A9C" w:rsidRDefault="00D40BE9" w:rsidP="00A93DCA">
      <w:pPr>
        <w:pStyle w:val="NoSpacing"/>
        <w:jc w:val="both"/>
      </w:pPr>
      <w:ins w:id="617" w:author="Maxime Escourbiac" w:date="2011-03-16T03:00:00Z">
        <w:r>
          <w:t>-</w:t>
        </w:r>
      </w:ins>
      <w:r w:rsidR="0001620A">
        <w:t>Visual-</w:t>
      </w:r>
      <w:proofErr w:type="spellStart"/>
      <w:r w:rsidR="0001620A">
        <w:t>tm</w:t>
      </w:r>
      <w:proofErr w:type="spellEnd"/>
      <w:r w:rsidR="0001620A">
        <w:t xml:space="preserve">                                    </w:t>
      </w:r>
      <w:hyperlink r:id="rId63" w:history="1">
        <w:r w:rsidR="0001620A">
          <w:rPr>
            <w:color w:val="000099"/>
            <w:u w:val="single"/>
          </w:rPr>
          <w:t>http://www.visual-transport-modeller.com</w:t>
        </w:r>
      </w:hyperlink>
      <w:r w:rsidR="0001620A">
        <w:rPr>
          <w:color w:val="001F67"/>
          <w:u w:val="single"/>
        </w:rPr>
        <w:t xml:space="preserve"> </w:t>
      </w:r>
      <w:r w:rsidR="0001620A">
        <w:t xml:space="preserve"> </w:t>
      </w:r>
    </w:p>
    <w:p w14:paraId="61ACBAEB" w14:textId="45F1B46B" w:rsidR="0001620A" w:rsidRDefault="0001620A" w:rsidP="00A93DCA">
      <w:pPr>
        <w:pStyle w:val="NoSpacing"/>
        <w:jc w:val="both"/>
      </w:pPr>
    </w:p>
    <w:p w14:paraId="64A345BC" w14:textId="467D1457" w:rsidR="005E6A9C" w:rsidRDefault="005E6A9C" w:rsidP="00A93DCA">
      <w:pPr>
        <w:pStyle w:val="NoSpacing"/>
        <w:jc w:val="both"/>
      </w:pPr>
      <w:r>
        <w:t>Simulateur repre</w:t>
      </w:r>
      <w:r w:rsidR="007101BD">
        <w:t>nant le modèle étudié ci-dessus, on peut l’utiliser dans la gestion d’un réseau de transport public  dans le domaine de l’aide à la décision.</w:t>
      </w:r>
    </w:p>
    <w:p w14:paraId="07B37F5E" w14:textId="77777777" w:rsidR="008D4190" w:rsidRDefault="008D4190" w:rsidP="008D4190">
      <w:pPr>
        <w:pStyle w:val="NoSpacing"/>
      </w:pPr>
    </w:p>
    <w:p w14:paraId="129E1CFC" w14:textId="77777777" w:rsidR="00D66268" w:rsidRDefault="00D66268" w:rsidP="009D7EA9">
      <w:pPr>
        <w:pStyle w:val="NoSpacing"/>
        <w:rPr>
          <w:rFonts w:ascii="Helvetica Neue" w:hAnsi="Helvetica Neue"/>
          <w:b/>
          <w:u w:val="single"/>
        </w:rPr>
      </w:pPr>
    </w:p>
    <w:p w14:paraId="0BC5E893" w14:textId="478226D8" w:rsidR="00CD643A" w:rsidRDefault="003731AE" w:rsidP="003731AE">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Helvetica Neue" w:hAnsi="Helvetica Neue"/>
          <w:b/>
          <w:sz w:val="20"/>
        </w:rPr>
      </w:pPr>
      <w:r w:rsidRPr="003731AE">
        <w:rPr>
          <w:rFonts w:ascii="Helvetica Neue" w:hAnsi="Helvetica Neue"/>
          <w:b/>
          <w:sz w:val="20"/>
        </w:rPr>
        <w:lastRenderedPageBreak/>
        <w:tab/>
      </w:r>
    </w:p>
    <w:p w14:paraId="607B5D92" w14:textId="47189984" w:rsidR="003731AE" w:rsidRPr="00D66268" w:rsidRDefault="00A93DCA">
      <w:pPr>
        <w:pStyle w:val="Heading2"/>
        <w:rPr>
          <w:sz w:val="24"/>
          <w:szCs w:val="24"/>
        </w:rPr>
        <w:pPrChange w:id="618" w:author="Maxime Escourbiac" w:date="2011-03-15T00:21:00Z">
          <w:pPr>
            <w:pStyle w:val="Heading1"/>
          </w:pPr>
        </w:pPrChange>
      </w:pPr>
      <w:bookmarkStart w:id="619" w:name="_Toc161766891"/>
      <w:bookmarkStart w:id="620" w:name="_Toc161766930"/>
      <w:bookmarkStart w:id="621" w:name="_Toc161767454"/>
      <w:del w:id="622" w:author="Maxime Escourbiac" w:date="2011-03-15T00:22:00Z">
        <w:r w:rsidDel="00900283">
          <w:delText>II</w:delText>
        </w:r>
        <w:r w:rsidR="003731AE" w:rsidRPr="001B7295" w:rsidDel="00900283">
          <w:delText>.</w:delText>
        </w:r>
        <w:r w:rsidDel="00900283">
          <w:delText>3</w:delText>
        </w:r>
      </w:del>
      <w:ins w:id="623" w:author="Maxime Escourbiac" w:date="2011-03-15T00:22:00Z">
        <w:r w:rsidR="00900283">
          <w:t>2</w:t>
        </w:r>
      </w:ins>
      <w:r w:rsidR="003731AE">
        <w:t>-Les publications :</w:t>
      </w:r>
      <w:bookmarkEnd w:id="619"/>
      <w:bookmarkEnd w:id="620"/>
      <w:bookmarkEnd w:id="621"/>
    </w:p>
    <w:p w14:paraId="61A9211B" w14:textId="77777777" w:rsidR="005F3EA9" w:rsidRDefault="005F3EA9" w:rsidP="009D7EA9">
      <w:pPr>
        <w:pStyle w:val="NoSpacing"/>
      </w:pPr>
    </w:p>
    <w:p w14:paraId="30680411" w14:textId="73415316" w:rsidR="005F3EA9" w:rsidRDefault="005F3EA9" w:rsidP="00A93DCA">
      <w:pPr>
        <w:pStyle w:val="NoSpacing"/>
        <w:jc w:val="both"/>
      </w:pPr>
      <w:r>
        <w:t xml:space="preserve">De nombreuses publications scientifiques sur le domaine du transport ont été </w:t>
      </w:r>
      <w:r w:rsidR="008D4190">
        <w:t>publiées</w:t>
      </w:r>
      <w:r>
        <w:t xml:space="preserve">. Nous avons recherché ces différentes publications pour les référencer et nous permettre de voir ce qui a déjà été </w:t>
      </w:r>
      <w:del w:id="624" w:author="Maxime Escourbiac" w:date="2011-03-14T16:08:00Z">
        <w:r w:rsidDel="00AB1531">
          <w:delText xml:space="preserve">fait déjà </w:delText>
        </w:r>
      </w:del>
      <w:r>
        <w:t>fait dans ce domaine. Celle</w:t>
      </w:r>
      <w:r w:rsidR="008D4190">
        <w:t>s</w:t>
      </w:r>
      <w:r>
        <w:t xml:space="preserve">-ci sont représentatives des différentes études </w:t>
      </w:r>
      <w:r w:rsidR="009D7EA9">
        <w:t>trouvées</w:t>
      </w:r>
      <w:r>
        <w:t>:</w:t>
      </w:r>
    </w:p>
    <w:p w14:paraId="2170D24D" w14:textId="77777777" w:rsidR="005F3EA9" w:rsidRDefault="005F3EA9" w:rsidP="00A93DCA">
      <w:pPr>
        <w:pStyle w:val="NoSpacing"/>
        <w:jc w:val="both"/>
      </w:pPr>
    </w:p>
    <w:p w14:paraId="5ACB2010" w14:textId="40EEEAB1" w:rsidR="009D7EA9" w:rsidRDefault="009D7EA9" w:rsidP="00A93DCA">
      <w:pPr>
        <w:pStyle w:val="NoSpacing"/>
        <w:numPr>
          <w:ilvl w:val="0"/>
          <w:numId w:val="6"/>
        </w:numPr>
        <w:jc w:val="both"/>
      </w:pPr>
      <w:r>
        <w:t>Uniformisation des Méta-Modèles nationaux :</w:t>
      </w:r>
    </w:p>
    <w:p w14:paraId="02598FD1" w14:textId="77777777" w:rsidR="000F163B" w:rsidRDefault="000F163B" w:rsidP="00A93DCA">
      <w:pPr>
        <w:pStyle w:val="NoSpacing"/>
        <w:ind w:left="1060"/>
        <w:jc w:val="both"/>
      </w:pPr>
    </w:p>
    <w:p w14:paraId="5AA579D5" w14:textId="2F6FECA1" w:rsidR="000F163B" w:rsidRDefault="009D7EA9" w:rsidP="00A93DCA">
      <w:pPr>
        <w:pStyle w:val="NoSpacing"/>
        <w:jc w:val="both"/>
        <w:rPr>
          <w:i/>
        </w:rPr>
      </w:pPr>
      <w:r>
        <w:t xml:space="preserve">Cette étude </w:t>
      </w:r>
      <w:r w:rsidR="008A0C52" w:rsidRPr="008A0C52">
        <w:rPr>
          <w:b/>
        </w:rPr>
        <w:t>[</w:t>
      </w:r>
      <w:del w:id="625" w:author="Maxime Escourbiac" w:date="2011-03-16T02:26:00Z">
        <w:r w:rsidR="008A0C52" w:rsidRPr="00D40BE9" w:rsidDel="000F60A6">
          <w:rPr>
            <w:b/>
          </w:rPr>
          <w:delText>De Jong</w:delText>
        </w:r>
      </w:del>
      <w:ins w:id="626" w:author="Maxime Escourbiac" w:date="2011-03-16T02:26:00Z">
        <w:r w:rsidR="000F60A6" w:rsidRPr="000F60A6">
          <w:rPr>
            <w:b/>
            <w:rPrChange w:id="627" w:author="Maxime Escourbiac" w:date="2011-03-16T02:26:00Z">
              <w:rPr>
                <w:rFonts w:asciiTheme="majorHAnsi" w:eastAsiaTheme="majorEastAsia" w:hAnsiTheme="majorHAnsi" w:cstheme="majorBidi"/>
                <w:b/>
                <w:bCs/>
                <w:color w:val="345A8A" w:themeColor="accent1" w:themeShade="B5"/>
                <w:sz w:val="32"/>
                <w:szCs w:val="32"/>
              </w:rPr>
            </w:rPrChange>
          </w:rPr>
          <w:t>DE JONG</w:t>
        </w:r>
      </w:ins>
      <w:del w:id="628" w:author="Maxime Escourbiac" w:date="2011-03-16T02:26:00Z">
        <w:r w:rsidR="008A0C52" w:rsidRPr="00D40BE9" w:rsidDel="000F60A6">
          <w:rPr>
            <w:b/>
          </w:rPr>
          <w:delText>,</w:delText>
        </w:r>
        <w:r w:rsidR="008A0C52" w:rsidRPr="008A0C52" w:rsidDel="000F60A6">
          <w:rPr>
            <w:b/>
          </w:rPr>
          <w:delText xml:space="preserve"> Gunn, </w:delText>
        </w:r>
        <w:r w:rsidRPr="008A0C52" w:rsidDel="000F60A6">
          <w:rPr>
            <w:b/>
          </w:rPr>
          <w:delText>Ben-Akiva</w:delText>
        </w:r>
      </w:del>
      <w:ins w:id="629" w:author="Maxime Escourbiac" w:date="2011-03-16T03:33:00Z">
        <w:r w:rsidR="0087625F" w:rsidRPr="0087625F">
          <w:rPr>
            <w:b/>
          </w:rPr>
          <w:t xml:space="preserve"> </w:t>
        </w:r>
        <w:r w:rsidR="0087625F">
          <w:rPr>
            <w:b/>
          </w:rPr>
          <w:t>et coll.</w:t>
        </w:r>
        <w:r w:rsidR="0087625F" w:rsidRPr="00EC334C">
          <w:rPr>
            <w:b/>
          </w:rPr>
          <w:t>] </w:t>
        </w:r>
      </w:ins>
      <w:del w:id="630" w:author="Maxime Escourbiac" w:date="2011-03-16T03:33:00Z">
        <w:r w:rsidRPr="008A0C52" w:rsidDel="0087625F">
          <w:rPr>
            <w:b/>
          </w:rPr>
          <w:delText>]</w:delText>
        </w:r>
      </w:del>
      <w:r w:rsidRPr="008A0C52">
        <w:t xml:space="preserve"> </w:t>
      </w:r>
      <w:del w:id="631" w:author="Maxime Escourbiac" w:date="2011-03-14T20:06:00Z">
        <w:r w:rsidRPr="009353DD" w:rsidDel="009353DD">
          <w:rPr>
            <w:color w:val="auto"/>
            <w:rPrChange w:id="632" w:author="Maxime Escourbiac" w:date="2011-03-14T20:06:00Z">
              <w:rPr>
                <w:rFonts w:asciiTheme="majorHAnsi" w:eastAsiaTheme="majorEastAsia" w:hAnsiTheme="majorHAnsi" w:cstheme="majorBidi"/>
                <w:b/>
                <w:bCs/>
                <w:color w:val="345A8A" w:themeColor="accent1" w:themeShade="B5"/>
                <w:sz w:val="32"/>
                <w:szCs w:val="32"/>
              </w:rPr>
            </w:rPrChange>
          </w:rPr>
          <w:delText>essaye de poser des</w:delText>
        </w:r>
      </w:del>
      <w:ins w:id="633" w:author="Maxime Escourbiac" w:date="2011-03-14T20:06:00Z">
        <w:r w:rsidR="009353DD" w:rsidRPr="009353DD">
          <w:rPr>
            <w:color w:val="auto"/>
            <w:rPrChange w:id="634" w:author="Maxime Escourbiac" w:date="2011-03-14T20:06:00Z">
              <w:rPr>
                <w:rFonts w:asciiTheme="majorHAnsi" w:eastAsiaTheme="majorEastAsia" w:hAnsiTheme="majorHAnsi" w:cstheme="majorBidi"/>
                <w:b/>
                <w:bCs/>
                <w:color w:val="C0504D" w:themeColor="accent2"/>
                <w:sz w:val="32"/>
                <w:szCs w:val="32"/>
              </w:rPr>
            </w:rPrChange>
          </w:rPr>
          <w:t>pose les</w:t>
        </w:r>
      </w:ins>
      <w:r w:rsidRPr="008A0C52">
        <w:t xml:space="preserve"> bases pour l’uniformisation des Méta Modèles. En effet, les modèles de transport</w:t>
      </w:r>
      <w:del w:id="635" w:author="Maxime Escourbiac" w:date="2011-03-14T16:08:00Z">
        <w:r w:rsidRPr="008A0C52" w:rsidDel="00AB1531">
          <w:delText>s</w:delText>
        </w:r>
      </w:del>
      <w:r w:rsidRPr="008A0C52">
        <w:t xml:space="preserve"> de passagers et de marchandises sont différents dans chaque pays de l’</w:t>
      </w:r>
      <w:ins w:id="636" w:author="Maxime Escourbiac" w:date="2011-03-14T16:08:00Z">
        <w:r w:rsidR="00AB1531">
          <w:t>U</w:t>
        </w:r>
      </w:ins>
      <w:del w:id="637" w:author="Maxime Escourbiac" w:date="2011-03-14T16:08:00Z">
        <w:r w:rsidRPr="008A0C52" w:rsidDel="00AB1531">
          <w:delText>u</w:delText>
        </w:r>
      </w:del>
      <w:r w:rsidRPr="008A0C52">
        <w:t xml:space="preserve">nion </w:t>
      </w:r>
      <w:del w:id="638" w:author="Maxime Escourbiac" w:date="2011-03-14T16:08:00Z">
        <w:r w:rsidRPr="008A0C52" w:rsidDel="00AB1531">
          <w:delText>européeene</w:delText>
        </w:r>
      </w:del>
      <w:ins w:id="639" w:author="Maxime Escourbiac" w:date="2011-03-14T16:08:00Z">
        <w:r w:rsidR="00AB1531">
          <w:t>E</w:t>
        </w:r>
        <w:r w:rsidR="00AB1531" w:rsidRPr="008A0C52">
          <w:t>uropéenne</w:t>
        </w:r>
      </w:ins>
      <w:r w:rsidRPr="008A0C52">
        <w:t>.</w:t>
      </w:r>
      <w:r>
        <w:rPr>
          <w:i/>
        </w:rPr>
        <w:t xml:space="preserve"> </w:t>
      </w:r>
      <w:r>
        <w:t>Cette publication est donc basé</w:t>
      </w:r>
      <w:ins w:id="640" w:author="Maxime Escourbiac" w:date="2011-03-14T16:08:00Z">
        <w:r w:rsidR="00AB1531">
          <w:t>e</w:t>
        </w:r>
      </w:ins>
      <w:r>
        <w:t xml:space="preserve"> sur l’étude de cinq modèles nationa</w:t>
      </w:r>
      <w:ins w:id="641" w:author="Maxime Escourbiac" w:date="2011-03-14T16:09:00Z">
        <w:r w:rsidR="00AB1531">
          <w:t>ux</w:t>
        </w:r>
      </w:ins>
      <w:del w:id="642" w:author="Maxime Escourbiac" w:date="2011-03-14T16:09:00Z">
        <w:r w:rsidDel="00AB1531">
          <w:delText>l</w:delText>
        </w:r>
      </w:del>
      <w:r>
        <w:t xml:space="preserve"> sur le transport de personne, afin d’établir un mét</w:t>
      </w:r>
      <w:del w:id="643" w:author="Maxime Escourbiac" w:date="2011-03-14T16:09:00Z">
        <w:r w:rsidDel="00AB1531">
          <w:delText>h</w:delText>
        </w:r>
      </w:del>
      <w:r>
        <w:t>a-modèle de transport unique</w:t>
      </w:r>
      <w:r w:rsidR="00FE7753">
        <w:t xml:space="preserve"> européen</w:t>
      </w:r>
      <w:r>
        <w:t>.</w:t>
      </w:r>
      <w:r>
        <w:rPr>
          <w:i/>
        </w:rPr>
        <w:t xml:space="preserve"> </w:t>
      </w:r>
    </w:p>
    <w:p w14:paraId="2FD61D93" w14:textId="77777777" w:rsidR="00D66268" w:rsidRPr="00D66268" w:rsidRDefault="00D66268" w:rsidP="00A93DCA">
      <w:pPr>
        <w:pStyle w:val="NoSpacing"/>
        <w:jc w:val="both"/>
      </w:pPr>
    </w:p>
    <w:p w14:paraId="4CF74F58" w14:textId="4C73AE43" w:rsidR="005F3EA9" w:rsidRDefault="008A0C52" w:rsidP="00A93DCA">
      <w:pPr>
        <w:pStyle w:val="NoSpacing"/>
        <w:numPr>
          <w:ilvl w:val="0"/>
          <w:numId w:val="6"/>
        </w:numPr>
        <w:jc w:val="both"/>
      </w:pPr>
      <w:r w:rsidRPr="000F163B">
        <w:t>Identifications des problèmes de logistique</w:t>
      </w:r>
      <w:ins w:id="644" w:author="Maxime Escourbiac" w:date="2011-03-14T16:09:00Z">
        <w:r w:rsidR="00AB1531">
          <w:t> :</w:t>
        </w:r>
      </w:ins>
      <w:del w:id="645" w:author="Maxime Escourbiac" w:date="2011-03-14T16:09:00Z">
        <w:r w:rsidRPr="000F163B" w:rsidDel="00AB1531">
          <w:delText>s</w:delText>
        </w:r>
      </w:del>
    </w:p>
    <w:p w14:paraId="193FC409" w14:textId="77777777" w:rsidR="000F163B" w:rsidRPr="000F163B" w:rsidRDefault="000F163B" w:rsidP="00A93DCA">
      <w:pPr>
        <w:pStyle w:val="NoSpacing"/>
        <w:ind w:left="1060"/>
        <w:jc w:val="both"/>
      </w:pPr>
    </w:p>
    <w:p w14:paraId="0165AC37" w14:textId="18E5041E" w:rsidR="008A0C52" w:rsidRDefault="008A0C52" w:rsidP="00A93DCA">
      <w:pPr>
        <w:pStyle w:val="NoSpacing"/>
        <w:jc w:val="both"/>
      </w:pPr>
      <w:r>
        <w:t xml:space="preserve">L’objectif de cette publication </w:t>
      </w:r>
      <w:r w:rsidRPr="008A0C52">
        <w:rPr>
          <w:b/>
        </w:rPr>
        <w:t>[LAPORTE]</w:t>
      </w:r>
      <w:r>
        <w:t xml:space="preserve"> est d’identifier les différents problèmes de logistiques pour l’établissement d’un planning pour le transport de marchandise</w:t>
      </w:r>
      <w:ins w:id="646" w:author="Maxime Escourbiac" w:date="2011-03-14T16:09:00Z">
        <w:r w:rsidR="00AB1531">
          <w:t>s</w:t>
        </w:r>
      </w:ins>
      <w:r>
        <w:t xml:space="preserve">, afin d’obtenir une optimisation de l’utilisation des réseaux. En effet, l’objectif est de résoudre </w:t>
      </w:r>
      <w:ins w:id="647" w:author="Maxime Escourbiac" w:date="2011-03-14T16:09:00Z">
        <w:r w:rsidR="00AB1531">
          <w:t>c</w:t>
        </w:r>
      </w:ins>
      <w:del w:id="648" w:author="Maxime Escourbiac" w:date="2011-03-14T16:09:00Z">
        <w:r w:rsidDel="00AB1531">
          <w:delText>s</w:delText>
        </w:r>
      </w:del>
      <w:r>
        <w:t>es problèmes afin</w:t>
      </w:r>
      <w:r w:rsidR="000A54E3">
        <w:t xml:space="preserve"> de pouvoir utiliser le plus de train possible sur le même réseau.</w:t>
      </w:r>
    </w:p>
    <w:p w14:paraId="4485ADBC" w14:textId="77777777" w:rsidR="005F3EA9" w:rsidRDefault="005F3EA9" w:rsidP="00A93DCA">
      <w:pPr>
        <w:pStyle w:val="NoSpacing"/>
        <w:jc w:val="both"/>
      </w:pPr>
    </w:p>
    <w:p w14:paraId="0B25D081" w14:textId="77777777" w:rsidR="005F3EA9" w:rsidRDefault="005F3EA9" w:rsidP="00A93DCA">
      <w:pPr>
        <w:pStyle w:val="NoSpacing"/>
        <w:jc w:val="both"/>
      </w:pPr>
    </w:p>
    <w:p w14:paraId="12A5CDD9" w14:textId="3939572D" w:rsidR="005F3EA9" w:rsidRDefault="000A54E3" w:rsidP="00A93DCA">
      <w:pPr>
        <w:pStyle w:val="NoSpacing"/>
        <w:numPr>
          <w:ilvl w:val="0"/>
          <w:numId w:val="5"/>
        </w:numPr>
        <w:jc w:val="both"/>
      </w:pPr>
      <w:r>
        <w:t xml:space="preserve">Modèle du </w:t>
      </w:r>
      <w:proofErr w:type="spellStart"/>
      <w:r>
        <w:t>Shinkansen</w:t>
      </w:r>
      <w:proofErr w:type="spellEnd"/>
      <w:r>
        <w:t xml:space="preserve"> train :</w:t>
      </w:r>
    </w:p>
    <w:p w14:paraId="7EA079F1" w14:textId="77777777" w:rsidR="000A54E3" w:rsidRDefault="000A54E3" w:rsidP="00A93DCA">
      <w:pPr>
        <w:pStyle w:val="NoSpacing"/>
        <w:jc w:val="both"/>
      </w:pPr>
    </w:p>
    <w:p w14:paraId="79D86B7C" w14:textId="532934A4" w:rsidR="000A54E3" w:rsidRPr="00AB1531" w:rsidRDefault="000A54E3" w:rsidP="00A93DCA">
      <w:pPr>
        <w:pStyle w:val="NoSpacing"/>
        <w:jc w:val="both"/>
        <w:rPr>
          <w:b/>
          <w:color w:val="C0504D" w:themeColor="accent2"/>
          <w:rPrChange w:id="649" w:author="Maxime Escourbiac" w:date="2011-03-14T16:10:00Z">
            <w:rPr>
              <w:b/>
            </w:rPr>
          </w:rPrChange>
        </w:rPr>
      </w:pPr>
      <w:r>
        <w:t xml:space="preserve">Cette publication </w:t>
      </w:r>
      <w:r w:rsidRPr="000A54E3">
        <w:rPr>
          <w:b/>
        </w:rPr>
        <w:t>[</w:t>
      </w:r>
      <w:del w:id="650" w:author="Maxime Escourbiac" w:date="2011-03-16T02:27:00Z">
        <w:r w:rsidRPr="000A54E3" w:rsidDel="000F60A6">
          <w:rPr>
            <w:b/>
          </w:rPr>
          <w:delText>Tanabe</w:delText>
        </w:r>
      </w:del>
      <w:ins w:id="651" w:author="Maxime Escourbiac" w:date="2011-03-16T02:27:00Z">
        <w:r w:rsidR="000F60A6" w:rsidRPr="000A54E3">
          <w:rPr>
            <w:b/>
          </w:rPr>
          <w:t>T</w:t>
        </w:r>
        <w:r w:rsidR="000F60A6">
          <w:rPr>
            <w:b/>
          </w:rPr>
          <w:t>ANABE</w:t>
        </w:r>
      </w:ins>
      <w:del w:id="652" w:author="Maxime Escourbiac" w:date="2011-03-16T02:27:00Z">
        <w:r w:rsidRPr="000A54E3" w:rsidDel="000F60A6">
          <w:rPr>
            <w:b/>
          </w:rPr>
          <w:delText>, Wakui, Matsumoto, Okuda, Sogabe, Komiya</w:delText>
        </w:r>
      </w:del>
      <w:ins w:id="653" w:author="Maxime Escourbiac" w:date="2011-03-16T03:33:00Z">
        <w:r w:rsidR="0087625F" w:rsidRPr="0087625F">
          <w:rPr>
            <w:b/>
          </w:rPr>
          <w:t xml:space="preserve"> </w:t>
        </w:r>
        <w:r w:rsidR="0087625F">
          <w:rPr>
            <w:b/>
          </w:rPr>
          <w:t>et coll.</w:t>
        </w:r>
        <w:r w:rsidR="0087625F" w:rsidRPr="00EC334C">
          <w:rPr>
            <w:b/>
          </w:rPr>
          <w:t>] </w:t>
        </w:r>
      </w:ins>
      <w:del w:id="654" w:author="Maxime Escourbiac" w:date="2011-03-16T03:33:00Z">
        <w:r w:rsidRPr="000A54E3" w:rsidDel="0087625F">
          <w:rPr>
            <w:b/>
          </w:rPr>
          <w:delText>]</w:delText>
        </w:r>
      </w:del>
      <w:r>
        <w:rPr>
          <w:b/>
        </w:rPr>
        <w:t xml:space="preserve"> </w:t>
      </w:r>
      <w:r>
        <w:t>propose un module numérique pour l’analyse des interactions dynamiques entre le  «</w:t>
      </w:r>
      <w:proofErr w:type="spellStart"/>
      <w:r>
        <w:t>Shinkansen</w:t>
      </w:r>
      <w:proofErr w:type="spellEnd"/>
      <w:r>
        <w:t xml:space="preserve"> train»  (train japonais pour le transport de marchandises) et les structures disponibles. Il permet ainsi de déterminer des contraintes pour ce train lors du passage sur certaines infrastructures </w:t>
      </w:r>
      <w:r w:rsidRPr="00C05C9E">
        <w:rPr>
          <w:color w:val="auto"/>
          <w:rPrChange w:id="655" w:author="Maxime Escourbiac" w:date="2011-03-14T20:07:00Z">
            <w:rPr>
              <w:rFonts w:asciiTheme="majorHAnsi" w:eastAsiaTheme="majorEastAsia" w:hAnsiTheme="majorHAnsi" w:cstheme="majorBidi"/>
              <w:b/>
              <w:bCs/>
              <w:color w:val="345A8A" w:themeColor="accent1" w:themeShade="B5"/>
              <w:sz w:val="32"/>
              <w:szCs w:val="32"/>
            </w:rPr>
          </w:rPrChange>
        </w:rPr>
        <w:t xml:space="preserve">comme les ponts ou </w:t>
      </w:r>
      <w:ins w:id="656" w:author="Maxime Escourbiac" w:date="2011-03-14T20:07:00Z">
        <w:r w:rsidR="00C05C9E" w:rsidRPr="00C05C9E">
          <w:rPr>
            <w:color w:val="auto"/>
            <w:rPrChange w:id="657" w:author="Maxime Escourbiac" w:date="2011-03-14T20:07:00Z">
              <w:rPr>
                <w:rFonts w:asciiTheme="majorHAnsi" w:eastAsiaTheme="majorEastAsia" w:hAnsiTheme="majorHAnsi" w:cstheme="majorBidi"/>
                <w:b/>
                <w:bCs/>
                <w:color w:val="C0504D" w:themeColor="accent2"/>
                <w:sz w:val="32"/>
                <w:szCs w:val="32"/>
              </w:rPr>
            </w:rPrChange>
          </w:rPr>
          <w:t xml:space="preserve"> les tunnels.</w:t>
        </w:r>
      </w:ins>
    </w:p>
    <w:p w14:paraId="5AF3E93B" w14:textId="3DD1D2F2" w:rsidR="005F3EA9" w:rsidRPr="009D27DE" w:rsidRDefault="005F3EA9" w:rsidP="00A93DCA">
      <w:pPr>
        <w:pStyle w:val="NoSpacing"/>
        <w:jc w:val="both"/>
      </w:pPr>
    </w:p>
    <w:p w14:paraId="3DA7A8B1" w14:textId="77777777" w:rsidR="009D27DE" w:rsidRDefault="009D27DE" w:rsidP="00A93DCA">
      <w:pPr>
        <w:pStyle w:val="NoSpacing"/>
        <w:jc w:val="both"/>
        <w:rPr>
          <w:i/>
        </w:rPr>
      </w:pPr>
    </w:p>
    <w:p w14:paraId="0474E89E" w14:textId="4E940BA3" w:rsidR="005F3EA9" w:rsidRDefault="00CC38BA" w:rsidP="00A93DCA">
      <w:pPr>
        <w:pStyle w:val="NoSpacing"/>
        <w:numPr>
          <w:ilvl w:val="0"/>
          <w:numId w:val="5"/>
        </w:numPr>
        <w:jc w:val="both"/>
      </w:pPr>
      <w:r>
        <w:t>Optimisation  du planning :</w:t>
      </w:r>
    </w:p>
    <w:p w14:paraId="78577798" w14:textId="77777777" w:rsidR="00C5239A" w:rsidRDefault="00C5239A" w:rsidP="00A93DCA">
      <w:pPr>
        <w:pStyle w:val="NoSpacing"/>
        <w:ind w:left="700"/>
        <w:jc w:val="both"/>
      </w:pPr>
    </w:p>
    <w:p w14:paraId="140CB76A" w14:textId="681F8CB7" w:rsidR="005F3EA9" w:rsidRPr="00CC38BA" w:rsidRDefault="00CC38BA" w:rsidP="00A93DCA">
      <w:pPr>
        <w:pStyle w:val="NoSpacing"/>
        <w:jc w:val="both"/>
        <w:rPr>
          <w:i/>
        </w:rPr>
      </w:pPr>
      <w:r>
        <w:t>Cette étude</w:t>
      </w:r>
      <w:r w:rsidR="005F3EA9">
        <w:t xml:space="preserve"> </w:t>
      </w:r>
      <w:r w:rsidRPr="00CC38BA">
        <w:rPr>
          <w:b/>
        </w:rPr>
        <w:t>[</w:t>
      </w:r>
      <w:del w:id="658" w:author="Maxime Escourbiac" w:date="2011-03-16T02:27:00Z">
        <w:r w:rsidRPr="00CC38BA" w:rsidDel="000F60A6">
          <w:rPr>
            <w:b/>
          </w:rPr>
          <w:delText>Zwaneveld</w:delText>
        </w:r>
      </w:del>
      <w:ins w:id="659" w:author="Maxime Escourbiac" w:date="2011-03-16T02:27:00Z">
        <w:r w:rsidR="000F60A6">
          <w:rPr>
            <w:b/>
          </w:rPr>
          <w:t>ZWANEVELD</w:t>
        </w:r>
      </w:ins>
      <w:del w:id="660" w:author="Maxime Escourbiac" w:date="2011-03-16T02:27:00Z">
        <w:r w:rsidRPr="00CC38BA" w:rsidDel="000F60A6">
          <w:rPr>
            <w:b/>
          </w:rPr>
          <w:delText>, Kroon, Van Hoesel</w:delText>
        </w:r>
      </w:del>
      <w:ins w:id="661" w:author="Maxime Escourbiac" w:date="2011-03-16T03:33:00Z">
        <w:r w:rsidR="0087625F" w:rsidRPr="0087625F">
          <w:rPr>
            <w:b/>
          </w:rPr>
          <w:t xml:space="preserve"> </w:t>
        </w:r>
        <w:r w:rsidR="0087625F">
          <w:rPr>
            <w:b/>
          </w:rPr>
          <w:t>et coll.</w:t>
        </w:r>
        <w:r w:rsidR="0087625F" w:rsidRPr="00EC334C">
          <w:rPr>
            <w:b/>
          </w:rPr>
          <w:t>] </w:t>
        </w:r>
      </w:ins>
      <w:del w:id="662" w:author="Maxime Escourbiac" w:date="2011-03-16T03:33:00Z">
        <w:r w:rsidRPr="00CC38BA" w:rsidDel="0087625F">
          <w:rPr>
            <w:b/>
          </w:rPr>
          <w:delText>]</w:delText>
        </w:r>
      </w:del>
      <w:r>
        <w:rPr>
          <w:i/>
        </w:rPr>
        <w:t xml:space="preserve"> </w:t>
      </w:r>
      <w:r w:rsidR="005F3EA9">
        <w:t>décrit les problèmes de routage</w:t>
      </w:r>
      <w:del w:id="663" w:author="Maxime Escourbiac" w:date="2011-03-14T16:10:00Z">
        <w:r w:rsidR="005F3EA9" w:rsidDel="00AB1531">
          <w:delText>s</w:delText>
        </w:r>
      </w:del>
      <w:r w:rsidR="005F3EA9">
        <w:t xml:space="preserve"> des trains à travers les stations de chemin de fer. Il propose des </w:t>
      </w:r>
      <w:r>
        <w:t>algorithmes</w:t>
      </w:r>
      <w:r w:rsidR="005F3EA9">
        <w:t xml:space="preserve"> pour optimiser les passages des trains dans le réseau.</w:t>
      </w:r>
      <w:r>
        <w:t xml:space="preserve"> Elle décrit également comment gérer les problèmes qui peuvent subvenir pendant un trajet, comme par exemple une panne.</w:t>
      </w:r>
    </w:p>
    <w:p w14:paraId="46E528F3" w14:textId="77777777" w:rsidR="005F3EA9" w:rsidRDefault="005F3EA9" w:rsidP="00A93DCA">
      <w:pPr>
        <w:pStyle w:val="NoSpacing"/>
        <w:jc w:val="both"/>
      </w:pPr>
    </w:p>
    <w:p w14:paraId="3871BAE5" w14:textId="171EB582" w:rsidR="005F3EA9" w:rsidRDefault="005F3EA9" w:rsidP="00A93DCA">
      <w:pPr>
        <w:pStyle w:val="NoSpacing"/>
        <w:jc w:val="both"/>
        <w:rPr>
          <w:i/>
        </w:rPr>
      </w:pPr>
    </w:p>
    <w:p w14:paraId="4BB4A9C9" w14:textId="190A0A13" w:rsidR="004C2E81" w:rsidRPr="00C5239A" w:rsidRDefault="004C2E81" w:rsidP="00A93DCA">
      <w:pPr>
        <w:pStyle w:val="NoSpacing"/>
        <w:jc w:val="both"/>
      </w:pPr>
      <w:r w:rsidRPr="00C5239A">
        <w:tab/>
        <w:t>- Elasticité de la demande :</w:t>
      </w:r>
    </w:p>
    <w:p w14:paraId="7E1BA832" w14:textId="77777777" w:rsidR="005F3EA9" w:rsidRDefault="005F3EA9" w:rsidP="00A93DCA">
      <w:pPr>
        <w:pStyle w:val="NoSpacing"/>
        <w:jc w:val="both"/>
      </w:pPr>
    </w:p>
    <w:p w14:paraId="06109189" w14:textId="134541E6" w:rsidR="005F3EA9" w:rsidRPr="004C2E81" w:rsidRDefault="004C2E81" w:rsidP="00A93DCA">
      <w:pPr>
        <w:pStyle w:val="NoSpacing"/>
        <w:jc w:val="both"/>
        <w:rPr>
          <w:i/>
        </w:rPr>
      </w:pPr>
      <w:r>
        <w:t xml:space="preserve">Cette étude </w:t>
      </w:r>
      <w:r w:rsidRPr="004C2E81">
        <w:rPr>
          <w:b/>
        </w:rPr>
        <w:t>[</w:t>
      </w:r>
      <w:del w:id="664" w:author="Maxime Escourbiac" w:date="2011-03-16T02:27:00Z">
        <w:r w:rsidRPr="004C2E81" w:rsidDel="000F60A6">
          <w:rPr>
            <w:b/>
            <w:i/>
          </w:rPr>
          <w:delText>Kuo</w:delText>
        </w:r>
      </w:del>
      <w:ins w:id="665" w:author="Maxime Escourbiac" w:date="2011-03-16T02:27:00Z">
        <w:r w:rsidR="00CA2A0E">
          <w:rPr>
            <w:b/>
            <w:i/>
          </w:rPr>
          <w:t>KU</w:t>
        </w:r>
        <w:r w:rsidR="000F60A6">
          <w:rPr>
            <w:b/>
            <w:i/>
          </w:rPr>
          <w:t>O</w:t>
        </w:r>
      </w:ins>
      <w:del w:id="666" w:author="Maxime Escourbiac" w:date="2011-03-16T02:27:00Z">
        <w:r w:rsidRPr="004C2E81" w:rsidDel="000F60A6">
          <w:rPr>
            <w:b/>
            <w:i/>
          </w:rPr>
          <w:delText>, Miller-Hooks, Mahmassani</w:delText>
        </w:r>
      </w:del>
      <w:ins w:id="667" w:author="Maxime Escourbiac" w:date="2011-03-16T03:33:00Z">
        <w:r w:rsidR="0087625F" w:rsidRPr="0087625F">
          <w:rPr>
            <w:b/>
          </w:rPr>
          <w:t xml:space="preserve"> </w:t>
        </w:r>
        <w:r w:rsidR="0087625F">
          <w:rPr>
            <w:b/>
          </w:rPr>
          <w:t>et coll.</w:t>
        </w:r>
        <w:r w:rsidR="0087625F" w:rsidRPr="00EC334C">
          <w:rPr>
            <w:b/>
          </w:rPr>
          <w:t>] </w:t>
        </w:r>
      </w:ins>
      <w:del w:id="668" w:author="Maxime Escourbiac" w:date="2011-03-16T03:33:00Z">
        <w:r w:rsidRPr="004C2E81" w:rsidDel="0087625F">
          <w:rPr>
            <w:b/>
          </w:rPr>
          <w:delText>]</w:delText>
        </w:r>
      </w:del>
      <w:r w:rsidR="005F3EA9">
        <w:t xml:space="preserve"> décrit les planifications </w:t>
      </w:r>
      <w:ins w:id="669" w:author="Maxime Escourbiac" w:date="2011-03-14T16:10:00Z">
        <w:r w:rsidR="00AB1531">
          <w:t>d</w:t>
        </w:r>
      </w:ins>
      <w:del w:id="670" w:author="Maxime Escourbiac" w:date="2011-03-14T16:10:00Z">
        <w:r w:rsidR="005F3EA9" w:rsidDel="00AB1531">
          <w:delText>l</w:delText>
        </w:r>
      </w:del>
      <w:r w:rsidR="005F3EA9">
        <w:t>es départs de train selon l’élasticité de la demande afin d’optimiser le nombre de train à utiliser.</w:t>
      </w:r>
      <w:r>
        <w:t xml:space="preserve"> Elle propose des études statis</w:t>
      </w:r>
      <w:ins w:id="671" w:author="Maxime Escourbiac" w:date="2011-03-14T16:10:00Z">
        <w:r w:rsidR="00AB1531">
          <w:t>ti</w:t>
        </w:r>
      </w:ins>
      <w:r>
        <w:t xml:space="preserve">ques pour déterminer combien de personnes peuvent prendre le train dans une ville selon ses caractéristiques (nombres d’habitants, autres moyens de transport). </w:t>
      </w:r>
    </w:p>
    <w:p w14:paraId="44ABE28D" w14:textId="77777777" w:rsidR="005F3EA9" w:rsidRDefault="005F3EA9" w:rsidP="00A93DCA">
      <w:pPr>
        <w:pStyle w:val="NoSpacing"/>
        <w:jc w:val="both"/>
      </w:pPr>
    </w:p>
    <w:p w14:paraId="427812EA" w14:textId="77777777" w:rsidR="00CD643A" w:rsidRDefault="00B4253A" w:rsidP="00A93DCA">
      <w:pPr>
        <w:pStyle w:val="NoSpacing"/>
        <w:jc w:val="both"/>
      </w:pPr>
      <w:r>
        <w:tab/>
      </w:r>
    </w:p>
    <w:p w14:paraId="25C2CA96" w14:textId="77777777" w:rsidR="00A93DCA" w:rsidRDefault="00A93DCA" w:rsidP="00A93DCA">
      <w:pPr>
        <w:pStyle w:val="NoSpacing"/>
        <w:jc w:val="both"/>
      </w:pPr>
    </w:p>
    <w:p w14:paraId="3CE2ACE4" w14:textId="77777777" w:rsidR="00A93DCA" w:rsidRDefault="00A93DCA" w:rsidP="00A93DCA">
      <w:pPr>
        <w:pStyle w:val="NoSpacing"/>
        <w:jc w:val="both"/>
      </w:pPr>
    </w:p>
    <w:p w14:paraId="081FC4E4" w14:textId="77777777" w:rsidR="006E74B8" w:rsidRDefault="006E74B8" w:rsidP="00A93DCA">
      <w:pPr>
        <w:pStyle w:val="NoSpacing"/>
        <w:jc w:val="both"/>
        <w:rPr>
          <w:ins w:id="672" w:author="Maxime Escourbiac" w:date="2011-03-16T02:34:00Z"/>
        </w:rPr>
      </w:pPr>
    </w:p>
    <w:p w14:paraId="72BE5316" w14:textId="137A67BD" w:rsidR="005F3EA9" w:rsidRDefault="00B4253A" w:rsidP="00A93DCA">
      <w:pPr>
        <w:pStyle w:val="NoSpacing"/>
        <w:jc w:val="both"/>
      </w:pPr>
      <w:r>
        <w:t>- Interactions entre trains et ponts :</w:t>
      </w:r>
    </w:p>
    <w:p w14:paraId="021DE022" w14:textId="77777777" w:rsidR="00B4253A" w:rsidRDefault="00B4253A" w:rsidP="00A93DCA">
      <w:pPr>
        <w:pStyle w:val="NoSpacing"/>
        <w:jc w:val="both"/>
      </w:pPr>
    </w:p>
    <w:p w14:paraId="0A865E71" w14:textId="786ABF64" w:rsidR="005F3EA9" w:rsidRDefault="005F3EA9" w:rsidP="00A93DCA">
      <w:pPr>
        <w:pStyle w:val="NoSpacing"/>
        <w:jc w:val="both"/>
      </w:pPr>
      <w:r>
        <w:t xml:space="preserve">Cette publication </w:t>
      </w:r>
      <w:r w:rsidR="00B4253A" w:rsidRPr="00B4253A">
        <w:rPr>
          <w:b/>
        </w:rPr>
        <w:t>[</w:t>
      </w:r>
      <w:del w:id="673" w:author="Maxime Escourbiac" w:date="2011-03-16T02:27:00Z">
        <w:r w:rsidR="00B4253A" w:rsidRPr="00B4253A" w:rsidDel="000F60A6">
          <w:rPr>
            <w:b/>
          </w:rPr>
          <w:delText>He Xia</w:delText>
        </w:r>
      </w:del>
      <w:ins w:id="674" w:author="Maxime Escourbiac" w:date="2011-03-16T02:27:00Z">
        <w:r w:rsidR="000F60A6">
          <w:rPr>
            <w:b/>
          </w:rPr>
          <w:t>HE XIA</w:t>
        </w:r>
      </w:ins>
      <w:del w:id="675" w:author="Maxime Escourbiac" w:date="2011-03-16T02:27:00Z">
        <w:r w:rsidR="00B4253A" w:rsidRPr="00B4253A" w:rsidDel="000F60A6">
          <w:rPr>
            <w:b/>
          </w:rPr>
          <w:delText>, Nan Zhan</w:delText>
        </w:r>
      </w:del>
      <w:ins w:id="676" w:author="Maxime Escourbiac" w:date="2011-03-16T03:34:00Z">
        <w:r w:rsidR="00C5072C">
          <w:rPr>
            <w:b/>
          </w:rPr>
          <w:t xml:space="preserve"> et coll.</w:t>
        </w:r>
      </w:ins>
      <w:del w:id="677" w:author="Maxime Escourbiac" w:date="2011-03-16T02:27:00Z">
        <w:r w:rsidR="00B4253A" w:rsidRPr="00B4253A" w:rsidDel="000F60A6">
          <w:rPr>
            <w:b/>
          </w:rPr>
          <w:delText>g</w:delText>
        </w:r>
      </w:del>
      <w:r w:rsidR="00B4253A" w:rsidRPr="00B4253A">
        <w:rPr>
          <w:b/>
        </w:rPr>
        <w:t>]</w:t>
      </w:r>
      <w:r w:rsidR="00B4253A">
        <w:t xml:space="preserve"> </w:t>
      </w:r>
      <w:r>
        <w:t>décrit les interactions entre les trains et les ponts. Elle parle spécifiquement d’un type d’infrastructure, et peut permettre de définir les paramètres pour le passage du train. Cette étude s'appuie sur une étude pratique et théorique</w:t>
      </w:r>
      <w:r w:rsidR="00CC38BA">
        <w:t>, et peut permettre d’optimiser les contraintes de passage, tout en conservant la sécurité.</w:t>
      </w:r>
    </w:p>
    <w:p w14:paraId="5FE1DACF" w14:textId="77777777" w:rsidR="005F3EA9" w:rsidRDefault="005F3EA9" w:rsidP="00A93DCA">
      <w:pPr>
        <w:pStyle w:val="NoSpacing"/>
        <w:jc w:val="both"/>
        <w:rPr>
          <w:i/>
        </w:rPr>
      </w:pPr>
    </w:p>
    <w:p w14:paraId="52705BDB" w14:textId="38CC13A1" w:rsidR="0046592D" w:rsidRPr="00C5239A" w:rsidRDefault="0046592D" w:rsidP="00A93DCA">
      <w:pPr>
        <w:pStyle w:val="NoSpacing"/>
        <w:jc w:val="both"/>
      </w:pPr>
      <w:r w:rsidRPr="00C5239A">
        <w:tab/>
        <w:t xml:space="preserve">- Modélisation de la circulation : </w:t>
      </w:r>
    </w:p>
    <w:p w14:paraId="0D077BD2" w14:textId="77777777" w:rsidR="005F3EA9" w:rsidRDefault="005F3EA9" w:rsidP="00A93DCA">
      <w:pPr>
        <w:pStyle w:val="NoSpacing"/>
        <w:jc w:val="both"/>
      </w:pPr>
    </w:p>
    <w:p w14:paraId="7325ED0B" w14:textId="1B6F17A9" w:rsidR="005F3EA9" w:rsidRPr="0046592D" w:rsidRDefault="005F3EA9" w:rsidP="00A93DCA">
      <w:pPr>
        <w:pStyle w:val="NoSpacing"/>
        <w:jc w:val="both"/>
        <w:rPr>
          <w:i/>
        </w:rPr>
      </w:pPr>
      <w:r>
        <w:t xml:space="preserve">Cette étude </w:t>
      </w:r>
      <w:r w:rsidR="0046592D" w:rsidRPr="0046592D">
        <w:rPr>
          <w:b/>
        </w:rPr>
        <w:t>[</w:t>
      </w:r>
      <w:r w:rsidR="0046592D">
        <w:rPr>
          <w:b/>
        </w:rPr>
        <w:t>XIE</w:t>
      </w:r>
      <w:del w:id="678" w:author="Maxime Escourbiac" w:date="2011-03-16T02:27:00Z">
        <w:r w:rsidR="0046592D" w:rsidDel="000F60A6">
          <w:rPr>
            <w:b/>
          </w:rPr>
          <w:delText>, MAO, HO, CHEN, BAI</w:delText>
        </w:r>
      </w:del>
      <w:ins w:id="679" w:author="Maxime Escourbiac" w:date="2011-03-16T03:34:00Z">
        <w:r w:rsidR="00C5072C" w:rsidRPr="00C5072C">
          <w:rPr>
            <w:b/>
          </w:rPr>
          <w:t xml:space="preserve"> </w:t>
        </w:r>
        <w:r w:rsidR="00C5072C">
          <w:rPr>
            <w:b/>
          </w:rPr>
          <w:t>et coll.</w:t>
        </w:r>
        <w:r w:rsidR="00C5072C" w:rsidRPr="00EC334C">
          <w:rPr>
            <w:b/>
          </w:rPr>
          <w:t>] </w:t>
        </w:r>
      </w:ins>
      <w:del w:id="680" w:author="Maxime Escourbiac" w:date="2011-03-16T03:34:00Z">
        <w:r w:rsidR="0046592D" w:rsidRPr="0046592D" w:rsidDel="00C5072C">
          <w:rPr>
            <w:b/>
          </w:rPr>
          <w:delText>]</w:delText>
        </w:r>
      </w:del>
      <w:r w:rsidR="0046592D">
        <w:rPr>
          <w:i/>
        </w:rPr>
        <w:t xml:space="preserve"> </w:t>
      </w:r>
      <w:r>
        <w:t>est celle qui se rapproche le plus de notre objectif. Elle explique comment faire circuler un train sur un sillon, selon la configuration du réseau et les infrastructures disponibles, et suivre ainsi un planning</w:t>
      </w:r>
      <w:del w:id="681" w:author="Maxime Escourbiac" w:date="2011-03-14T16:11:00Z">
        <w:r w:rsidDel="00AB1531">
          <w:delText>,</w:delText>
        </w:r>
      </w:del>
      <w:r>
        <w:t xml:space="preserve"> en l’optimisant.</w:t>
      </w:r>
    </w:p>
    <w:p w14:paraId="1103C353" w14:textId="77777777" w:rsidR="005F3EA9" w:rsidRDefault="005F3EA9" w:rsidP="00D40BE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jc w:val="both"/>
        <w:rPr>
          <w:sz w:val="20"/>
        </w:rPr>
      </w:pPr>
    </w:p>
    <w:p w14:paraId="5868F23C" w14:textId="7436BBD5" w:rsidR="005F3EA9" w:rsidRDefault="00D575F7">
      <w:pPr>
        <w:pStyle w:val="NoSpacing"/>
        <w:jc w:val="both"/>
        <w:rPr>
          <w:ins w:id="682" w:author="Maxime Escourbiac" w:date="2011-03-14T02:28:00Z"/>
        </w:rPr>
        <w:pPrChange w:id="683" w:author="Maxime Escourbiac" w:date="2011-03-16T01:15:00Z">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jc w:val="both"/>
          </w:pPr>
        </w:pPrChange>
      </w:pPr>
      <w:r w:rsidRPr="00D66268">
        <w:t xml:space="preserve">Pour conclure, </w:t>
      </w:r>
      <w:r w:rsidR="00C5239A" w:rsidRPr="00D66268">
        <w:t>on voit ici que la question de la modélisation du transport se pose dans de nombreux pays</w:t>
      </w:r>
      <w:del w:id="684" w:author="Maxime Escourbiac" w:date="2011-03-14T16:11:00Z">
        <w:r w:rsidR="00C5239A" w:rsidRPr="00D66268" w:rsidDel="00AB1531">
          <w:delText>,</w:delText>
        </w:r>
      </w:del>
      <w:r w:rsidR="00C5239A" w:rsidRPr="00D66268">
        <w:t xml:space="preserve"> pour permettre d’optimiser la circulation sur les réseaux ferrés</w:t>
      </w:r>
      <w:del w:id="685" w:author="Maxime Escourbiac" w:date="2011-03-14T16:12:00Z">
        <w:r w:rsidR="00C5239A" w:rsidRPr="00D66268" w:rsidDel="00AB1531">
          <w:delText>,</w:delText>
        </w:r>
      </w:del>
      <w:ins w:id="686" w:author="Maxime Escourbiac" w:date="2011-03-14T16:12:00Z">
        <w:r w:rsidR="00AB1531">
          <w:t xml:space="preserve">, </w:t>
        </w:r>
      </w:ins>
      <w:del w:id="687" w:author="Maxime Escourbiac" w:date="2011-03-14T16:12:00Z">
        <w:r w:rsidR="00C5239A" w:rsidRPr="00D66268" w:rsidDel="00AB1531">
          <w:delText xml:space="preserve"> et </w:delText>
        </w:r>
      </w:del>
      <w:r w:rsidR="00C5239A" w:rsidRPr="00D66268">
        <w:t xml:space="preserve">éviter de développer </w:t>
      </w:r>
      <w:r w:rsidR="00D66268" w:rsidRPr="00D66268">
        <w:t>les réseaux déjà existants</w:t>
      </w:r>
      <w:del w:id="688" w:author="Maxime Escourbiac" w:date="2011-03-14T16:12:00Z">
        <w:r w:rsidR="00C5239A" w:rsidRPr="00D66268" w:rsidDel="00AB1531">
          <w:delText>,</w:delText>
        </w:r>
      </w:del>
      <w:r w:rsidR="00C5239A" w:rsidRPr="00D66268">
        <w:t xml:space="preserve"> et ainsi optimiser les co</w:t>
      </w:r>
      <w:ins w:id="689" w:author="Maxime Escourbiac" w:date="2011-03-14T16:12:00Z">
        <w:r w:rsidR="00AB1531">
          <w:t>û</w:t>
        </w:r>
      </w:ins>
      <w:del w:id="690" w:author="Maxime Escourbiac" w:date="2011-03-14T16:12:00Z">
        <w:r w:rsidR="00C5239A" w:rsidRPr="00D66268" w:rsidDel="00AB1531">
          <w:delText>u</w:delText>
        </w:r>
      </w:del>
      <w:r w:rsidR="00C5239A" w:rsidRPr="00D66268">
        <w:t>ts. Egalement, de nombreux domaines sont concernés</w:t>
      </w:r>
      <w:r w:rsidR="000F163B" w:rsidRPr="00D66268">
        <w:t>.</w:t>
      </w:r>
    </w:p>
    <w:p w14:paraId="016640FF" w14:textId="77777777" w:rsidR="00BA4357" w:rsidRPr="00D66268" w:rsidRDefault="00BA4357" w:rsidP="00A93DCA">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jc w:val="both"/>
        <w:rPr>
          <w:rFonts w:asciiTheme="minorHAnsi" w:hAnsiTheme="minorHAnsi"/>
          <w:sz w:val="24"/>
          <w:szCs w:val="24"/>
        </w:rPr>
        <w:sectPr w:rsidR="00BA4357" w:rsidRPr="00D66268">
          <w:headerReference w:type="even" r:id="rId64"/>
          <w:headerReference w:type="default" r:id="rId65"/>
          <w:footerReference w:type="even" r:id="rId66"/>
          <w:footerReference w:type="default" r:id="rId67"/>
          <w:headerReference w:type="first" r:id="rId68"/>
          <w:footerReference w:type="first" r:id="rId69"/>
          <w:pgSz w:w="11900" w:h="16840"/>
          <w:pgMar w:top="1134" w:right="1134" w:bottom="1417" w:left="1134" w:header="709" w:footer="850" w:gutter="0"/>
          <w:cols w:space="720"/>
          <w:titlePg/>
        </w:sectPr>
      </w:pPr>
    </w:p>
    <w:p w14:paraId="19709965" w14:textId="77777777" w:rsidR="00F96EA3" w:rsidDel="00A02D3C" w:rsidRDefault="00F96EA3" w:rsidP="00F96EA3">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del w:id="702" w:author="Maxime Escourbiac" w:date="2011-03-15T00:12:00Z"/>
          <w:sz w:val="48"/>
          <w:szCs w:val="48"/>
        </w:rPr>
      </w:pPr>
    </w:p>
    <w:p w14:paraId="21D8E908" w14:textId="522B6EBD" w:rsidR="00F96EA3" w:rsidRPr="005F3EA9" w:rsidRDefault="00CA4032" w:rsidP="00BA4357">
      <w:pPr>
        <w:pStyle w:val="Title"/>
      </w:pPr>
      <w:ins w:id="703" w:author="Maxime Escourbiac" w:date="2011-03-14T02:24:00Z">
        <w:r>
          <w:t>III</w:t>
        </w:r>
      </w:ins>
      <w:r w:rsidR="00F96EA3">
        <w:t xml:space="preserve"> </w:t>
      </w:r>
      <w:ins w:id="704" w:author="Maxime Escourbiac" w:date="2011-03-14T02:27:00Z">
        <w:r w:rsidR="00BA4357" w:rsidRPr="005F3EA9">
          <w:t xml:space="preserve">Etude </w:t>
        </w:r>
        <w:r w:rsidR="00BA4357">
          <w:t>du modèle de sillon de RFF</w:t>
        </w:r>
        <w:r w:rsidR="00BA4357" w:rsidRPr="005F3EA9" w:rsidDel="00BA4357">
          <w:t xml:space="preserve"> </w:t>
        </w:r>
      </w:ins>
      <w:del w:id="705" w:author="Maxime Escourbiac" w:date="2011-03-14T02:26:00Z">
        <w:r w:rsidR="00F96EA3" w:rsidRPr="005F3EA9" w:rsidDel="00BA4357">
          <w:delText xml:space="preserve">Etude </w:delText>
        </w:r>
        <w:r w:rsidR="00F96EA3" w:rsidDel="00BA4357">
          <w:delText>du modèle de sillon de RFF</w:delText>
        </w:r>
      </w:del>
    </w:p>
    <w:p w14:paraId="259ADE88" w14:textId="77777777" w:rsidR="005F3EA9" w:rsidRDefault="005F3EA9"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
    <w:p w14:paraId="4157D209" w14:textId="1823549F" w:rsidR="005F3EA9" w:rsidRDefault="005F3EA9">
      <w:pPr>
        <w:pStyle w:val="Heading1"/>
        <w:pPrChange w:id="706" w:author="Maxime Escourbiac" w:date="2011-03-14T02:28:00Z">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PrChange>
      </w:pPr>
      <w:del w:id="707" w:author="Maxime Escourbiac" w:date="2011-03-14T02:28:00Z">
        <w:r w:rsidDel="00BA4357">
          <w:delText>TODO</w:delText>
        </w:r>
      </w:del>
      <w:bookmarkStart w:id="708" w:name="_Toc161766892"/>
      <w:bookmarkStart w:id="709" w:name="_Toc161766931"/>
      <w:bookmarkStart w:id="710" w:name="_Toc161767455"/>
      <w:ins w:id="711" w:author="Maxime Escourbiac" w:date="2011-03-14T02:28:00Z">
        <w:r w:rsidR="00BA4357">
          <w:t>III</w:t>
        </w:r>
      </w:ins>
      <w:r>
        <w:t>.1 Présentation de RFF.</w:t>
      </w:r>
      <w:bookmarkEnd w:id="708"/>
      <w:bookmarkEnd w:id="709"/>
      <w:bookmarkEnd w:id="710"/>
    </w:p>
    <w:p w14:paraId="612179CF" w14:textId="77777777" w:rsidR="005F3EA9" w:rsidRDefault="005F3EA9" w:rsidP="00C66A63">
      <w:pPr>
        <w:pStyle w:val="NoSpacing"/>
      </w:pPr>
      <w:r>
        <w:cr/>
      </w:r>
    </w:p>
    <w:p w14:paraId="5C4AF288" w14:textId="77777777" w:rsidR="005F3EA9" w:rsidRDefault="005F3EA9">
      <w:pPr>
        <w:pStyle w:val="NoSpacing"/>
        <w:jc w:val="both"/>
        <w:pPrChange w:id="712" w:author="Maxime Escourbiac" w:date="2011-03-14T02:29:00Z">
          <w:pPr>
            <w:pStyle w:val="NoSpacing"/>
          </w:pPr>
        </w:pPrChange>
      </w:pPr>
      <w:r>
        <w:t>RFF (</w:t>
      </w:r>
      <w:r>
        <w:rPr>
          <w:rFonts w:ascii="Helvetica Neue" w:hAnsi="Helvetica Neue"/>
          <w:b/>
        </w:rPr>
        <w:t>Réseau Ferré Français</w:t>
      </w:r>
      <w:r>
        <w:t>) est depuis 1997 propriétaire et gestionnaire des infrastructures ferroviaires, il hérite en contrepartie de la dette de la SNCF et signe avec l’opérateur une convention pour la gestion de trafic et l’entretien du réseau.</w:t>
      </w:r>
    </w:p>
    <w:p w14:paraId="424740AB" w14:textId="4F7BB056" w:rsidR="005F3EA9" w:rsidRDefault="008531E6"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i/>
          <w:sz w:val="20"/>
        </w:rPr>
      </w:pPr>
      <w:r>
        <w:rPr>
          <w:noProof/>
          <w:lang w:val="en-US" w:eastAsia="en-US"/>
        </w:rPr>
        <w:drawing>
          <wp:anchor distT="152400" distB="152400" distL="152400" distR="152400" simplePos="0" relativeHeight="251703296" behindDoc="0" locked="0" layoutInCell="1" allowOverlap="1" wp14:anchorId="3F492FEB" wp14:editId="5728ADAE">
            <wp:simplePos x="0" y="0"/>
            <wp:positionH relativeFrom="page">
              <wp:posOffset>2499995</wp:posOffset>
            </wp:positionH>
            <wp:positionV relativeFrom="page">
              <wp:posOffset>3642995</wp:posOffset>
            </wp:positionV>
            <wp:extent cx="2349500" cy="1029970"/>
            <wp:effectExtent l="0" t="0" r="12700" b="11430"/>
            <wp:wrapThrough wrapText="bothSides">
              <wp:wrapPolygon edited="0">
                <wp:start x="0" y="0"/>
                <wp:lineTo x="0" y="21307"/>
                <wp:lineTo x="21483" y="21307"/>
                <wp:lineTo x="21483"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9500" cy="102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88C43A" w14:textId="7EDF16D4"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i/>
          <w:sz w:val="20"/>
        </w:rPr>
      </w:pPr>
    </w:p>
    <w:p w14:paraId="13DCB253" w14:textId="74CB1A1E"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i/>
          <w:sz w:val="20"/>
        </w:rPr>
      </w:pPr>
    </w:p>
    <w:p w14:paraId="14B1D80C" w14:textId="0CF38815" w:rsidR="005F3EA9" w:rsidRDefault="008531E6"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i/>
          <w:sz w:val="20"/>
        </w:rPr>
      </w:pPr>
      <w:r>
        <w:rPr>
          <w:noProof/>
          <w:lang w:val="en-US" w:eastAsia="en-US"/>
        </w:rPr>
        <mc:AlternateContent>
          <mc:Choice Requires="wps">
            <w:drawing>
              <wp:anchor distT="152400" distB="152400" distL="152400" distR="152400" simplePos="0" relativeHeight="251704320" behindDoc="0" locked="0" layoutInCell="1" allowOverlap="1" wp14:anchorId="692B46EA" wp14:editId="75B83291">
                <wp:simplePos x="0" y="0"/>
                <wp:positionH relativeFrom="page">
                  <wp:posOffset>3185795</wp:posOffset>
                </wp:positionH>
                <wp:positionV relativeFrom="page">
                  <wp:posOffset>4557395</wp:posOffset>
                </wp:positionV>
                <wp:extent cx="1041400" cy="215900"/>
                <wp:effectExtent l="0" t="0" r="0" b="12700"/>
                <wp:wrapSquare wrapText="bothSides"/>
                <wp:docPr id="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14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E283624" w14:textId="5C8D3ECD" w:rsidR="00031A40" w:rsidRDefault="00031A40" w:rsidP="005F3EA9">
                            <w:pPr>
                              <w:pStyle w:val="Formatlibre"/>
                              <w:tabs>
                                <w:tab w:val="left" w:pos="567"/>
                                <w:tab w:val="left" w:pos="1134"/>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713" w:author="Maxime Escourbiac" w:date="2011-03-14T02:30:00Z">
                              <w:r w:rsidDel="008531E6">
                                <w:delText>TODO</w:delText>
                              </w:r>
                            </w:del>
                            <w:ins w:id="714" w:author="Maxime Escourbiac" w:date="2011-03-14T02:30:00Z">
                              <w:r>
                                <w:t>22</w:t>
                              </w:r>
                            </w:ins>
                            <w:r>
                              <w:t>: Logo RFF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54" style="position:absolute;margin-left:250.85pt;margin-top:358.85pt;width:82pt;height:17pt;z-index:25170432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" filled="f" stroked="f" strokeweight="1pt">
                <v:path arrowok="t"/>
                <v:textbox inset="0,0,0,0">
                  <w:txbxContent>
                    <w:p w14:paraId="1E283624" w14:textId="5C8D3ECD" w:rsidR="00031A40" w:rsidRDefault="00031A40" w:rsidP="005F3EA9">
                      <w:pPr>
                        <w:pStyle w:val="Formatlibre"/>
                        <w:tabs>
                          <w:tab w:val="left" w:pos="567"/>
                          <w:tab w:val="left" w:pos="1134"/>
                        </w:tabs>
                        <w:rPr>
                          <w:rFonts w:ascii="Times New Roman" w:eastAsia="Times New Roman" w:hAnsi="Times New Roman"/>
                          <w:color w:val="auto"/>
                          <w:sz w:val="20"/>
                          <w:lang w:bidi="x-none"/>
                        </w:rPr>
                      </w:pPr>
                      <w:r>
                        <w:t xml:space="preserve">fig </w:t>
                      </w:r>
                      <w:del w:id="720" w:author="Maxime Escourbiac" w:date="2011-03-14T02:30:00Z">
                        <w:r w:rsidDel="008531E6">
                          <w:delText>TODO</w:delText>
                        </w:r>
                      </w:del>
                      <w:ins w:id="721" w:author="Maxime Escourbiac" w:date="2011-03-14T02:30:00Z">
                        <w:r>
                          <w:t>22</w:t>
                        </w:r>
                      </w:ins>
                      <w:r>
                        <w:t>: Logo RFF</w:t>
                      </w:r>
                    </w:p>
                  </w:txbxContent>
                </v:textbox>
                <w10:wrap type="square" anchorx="page" anchory="page"/>
              </v:rect>
            </w:pict>
          </mc:Fallback>
        </mc:AlternateContent>
      </w:r>
    </w:p>
    <w:p w14:paraId="6598EC68" w14:textId="11F5CD81" w:rsidR="00C66A63" w:rsidRDefault="005F3EA9" w:rsidP="00C66A63">
      <w:pPr>
        <w:pStyle w:val="NoSpacing"/>
      </w:pPr>
      <w:r>
        <w:cr/>
      </w:r>
    </w:p>
    <w:p w14:paraId="15E9B1AA" w14:textId="63DF6A07" w:rsidR="00095560" w:rsidRDefault="00095560">
      <w:pPr>
        <w:pStyle w:val="NoSpacing"/>
        <w:jc w:val="center"/>
        <w:pPrChange w:id="715" w:author="Maxime Escourbiac" w:date="2011-03-14T02:30:00Z">
          <w:pPr>
            <w:pStyle w:val="NoSpacing"/>
          </w:pPr>
        </w:pPrChange>
      </w:pPr>
    </w:p>
    <w:p w14:paraId="41518818" w14:textId="77777777" w:rsidR="00095560" w:rsidDel="008531E6" w:rsidRDefault="00095560" w:rsidP="00C66A63">
      <w:pPr>
        <w:pStyle w:val="NoSpacing"/>
        <w:rPr>
          <w:del w:id="716" w:author="Maxime Escourbiac" w:date="2011-03-14T02:30:00Z"/>
        </w:rPr>
      </w:pPr>
    </w:p>
    <w:p w14:paraId="6FDEE98A" w14:textId="77777777" w:rsidR="00095560" w:rsidDel="008531E6" w:rsidRDefault="00095560" w:rsidP="00C66A63">
      <w:pPr>
        <w:pStyle w:val="NoSpacing"/>
        <w:rPr>
          <w:del w:id="717" w:author="Maxime Escourbiac" w:date="2011-03-14T02:30:00Z"/>
        </w:rPr>
      </w:pPr>
    </w:p>
    <w:p w14:paraId="55B257C1" w14:textId="77777777" w:rsidR="00095560" w:rsidDel="008531E6" w:rsidRDefault="00095560" w:rsidP="00C66A63">
      <w:pPr>
        <w:pStyle w:val="NoSpacing"/>
        <w:rPr>
          <w:del w:id="718" w:author="Maxime Escourbiac" w:date="2011-03-14T02:30:00Z"/>
        </w:rPr>
      </w:pPr>
    </w:p>
    <w:p w14:paraId="5B38E774" w14:textId="77777777" w:rsidR="00C66A63" w:rsidDel="008531E6" w:rsidRDefault="00C66A63" w:rsidP="00C66A63">
      <w:pPr>
        <w:pStyle w:val="NoSpacing"/>
        <w:rPr>
          <w:del w:id="719" w:author="Maxime Escourbiac" w:date="2011-03-14T02:30:00Z"/>
        </w:rPr>
      </w:pPr>
    </w:p>
    <w:p w14:paraId="31142AA7" w14:textId="77777777" w:rsidR="00C66A63" w:rsidRDefault="00C66A63" w:rsidP="00C66A63">
      <w:pPr>
        <w:pStyle w:val="NoSpacing"/>
      </w:pPr>
    </w:p>
    <w:p w14:paraId="01D57A07" w14:textId="77777777" w:rsidR="008531E6" w:rsidRDefault="008531E6" w:rsidP="00C66A63">
      <w:pPr>
        <w:pStyle w:val="NoSpacing"/>
        <w:rPr>
          <w:ins w:id="720" w:author="Maxime Escourbiac" w:date="2011-03-14T02:30:00Z"/>
        </w:rPr>
      </w:pPr>
    </w:p>
    <w:p w14:paraId="05B9F930" w14:textId="36B230CB" w:rsidR="005F3EA9" w:rsidRDefault="005F3EA9">
      <w:pPr>
        <w:pStyle w:val="NoSpacing"/>
        <w:jc w:val="both"/>
        <w:pPrChange w:id="721" w:author="Maxime Escourbiac" w:date="2011-03-16T01:15:00Z">
          <w:pPr>
            <w:pStyle w:val="NoSpacing"/>
          </w:pPr>
        </w:pPrChange>
      </w:pPr>
      <w:r>
        <w:t>Voici quelques dates importantes dans l’histoire de RFF:</w:t>
      </w:r>
    </w:p>
    <w:p w14:paraId="4A995C16" w14:textId="4914A301" w:rsidR="005F3EA9" w:rsidRDefault="005F3EA9">
      <w:pPr>
        <w:pStyle w:val="NoSpacing"/>
        <w:jc w:val="both"/>
        <w:pPrChange w:id="722" w:author="Maxime Escourbiac" w:date="2011-03-16T01:15:00Z">
          <w:pPr>
            <w:pStyle w:val="NoSpacing"/>
          </w:pPr>
        </w:pPrChange>
      </w:pPr>
      <w:r>
        <w:t>En 2000, le RFF mène son premier projet de la LGV (Ligne Grande Vitesse) Est Européenne.</w:t>
      </w:r>
      <w:r>
        <w:cr/>
        <w:t xml:space="preserve">En 2001, le RFF obtient le feu </w:t>
      </w:r>
      <w:del w:id="723" w:author="Maxime Escourbiac" w:date="2011-03-14T16:12:00Z">
        <w:r w:rsidDel="00AB1531">
          <w:delText xml:space="preserve">vers </w:delText>
        </w:r>
      </w:del>
      <w:ins w:id="724" w:author="Maxime Escourbiac" w:date="2011-03-14T16:12:00Z">
        <w:r w:rsidR="00AB1531">
          <w:t xml:space="preserve">vert </w:t>
        </w:r>
      </w:ins>
      <w:r>
        <w:t>pour la ligne ferroviaire Lyon-Turin.</w:t>
      </w:r>
      <w:r>
        <w:cr/>
        <w:t>En 2003, il est chargé d’un autre mission: l’attribution des capacités allouées par le RFF.</w:t>
      </w:r>
      <w:r>
        <w:cr/>
        <w:t>En 2007, inauguration de la LGV Est européenne, réalisation d’un nouveau record de vitesse à 574,8 km/h</w:t>
      </w:r>
    </w:p>
    <w:p w14:paraId="786E93ED" w14:textId="77777777" w:rsidR="005F3EA9" w:rsidRDefault="005F3EA9"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
    <w:p w14:paraId="452DE66E"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0CEDE334" w14:textId="77777777" w:rsidR="005F3EA9" w:rsidRDefault="005F3EA9" w:rsidP="00C66A63">
      <w:pPr>
        <w:pStyle w:val="NoSpacing"/>
      </w:pPr>
      <w:r>
        <w:t xml:space="preserve">Ses objectifs sont de : </w:t>
      </w:r>
    </w:p>
    <w:p w14:paraId="1D32022E" w14:textId="77777777" w:rsidR="005F3EA9" w:rsidRDefault="005F3EA9" w:rsidP="00C66A63">
      <w:pPr>
        <w:pStyle w:val="NoSpacing"/>
      </w:pPr>
      <w:r>
        <w:t>- Organiser la circulation des trains (15 000 par jour)</w:t>
      </w:r>
      <w:r>
        <w:cr/>
        <w:t>- Augmenter le potentiel d’attractivité du réseau</w:t>
      </w:r>
      <w:r>
        <w:cr/>
        <w:t>- Développer de nouvelles lignes ferroviaires</w:t>
      </w:r>
      <w:r>
        <w:cr/>
        <w:t xml:space="preserve">- Optimiser et valoriser le réseau actuel </w:t>
      </w:r>
    </w:p>
    <w:p w14:paraId="345F54FC" w14:textId="77777777" w:rsidR="005F3EA9" w:rsidRDefault="005F3EA9"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
    <w:p w14:paraId="484C091C" w14:textId="77777777" w:rsidR="005F3EA9" w:rsidRDefault="005F3EA9"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
    <w:p w14:paraId="28064E8A" w14:textId="77777777" w:rsidR="005F3EA9" w:rsidRDefault="005F3EA9"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
    <w:p w14:paraId="14FFD608" w14:textId="77777777" w:rsidR="005F3EA9" w:rsidRDefault="005F3EA9"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
    <w:p w14:paraId="35C2B8D7" w14:textId="77777777" w:rsidR="005F3EA9" w:rsidRDefault="005F3EA9" w:rsidP="005F3EA9">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
    <w:p w14:paraId="0A39D1F9"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6367886D" w14:textId="77777777" w:rsidR="00095560" w:rsidRDefault="00095560"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6738E3F8" w14:textId="5651D0E1" w:rsidR="005F3EA9" w:rsidRDefault="005F3EA9">
      <w:pPr>
        <w:pStyle w:val="Heading1"/>
        <w:pPrChange w:id="725" w:author="Maxime Escourbiac" w:date="2011-03-14T02:37:00Z">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PrChange>
      </w:pPr>
      <w:r>
        <w:lastRenderedPageBreak/>
        <w:cr/>
      </w:r>
      <w:del w:id="726" w:author="Maxime Escourbiac" w:date="2011-03-14T02:37:00Z">
        <w:r w:rsidDel="000876F0">
          <w:delText>TODO</w:delText>
        </w:r>
      </w:del>
      <w:bookmarkStart w:id="727" w:name="_Toc161766893"/>
      <w:bookmarkStart w:id="728" w:name="_Toc161766932"/>
      <w:bookmarkStart w:id="729" w:name="_Toc161767456"/>
      <w:ins w:id="730" w:author="Maxime Escourbiac" w:date="2011-03-14T02:37:00Z">
        <w:r w:rsidR="000876F0">
          <w:t>III</w:t>
        </w:r>
      </w:ins>
      <w:r>
        <w:t>.2 Etude du modèle donné</w:t>
      </w:r>
      <w:del w:id="731" w:author="Maxime Escourbiac" w:date="2011-03-14T16:13:00Z">
        <w:r w:rsidDel="00AB1531">
          <w:delText>e</w:delText>
        </w:r>
      </w:del>
      <w:r>
        <w:t>:</w:t>
      </w:r>
      <w:bookmarkEnd w:id="727"/>
      <w:bookmarkEnd w:id="728"/>
      <w:bookmarkEnd w:id="729"/>
    </w:p>
    <w:p w14:paraId="0C8E88DF" w14:textId="77777777" w:rsidR="005F3EA9" w:rsidRDefault="005F3EA9" w:rsidP="005F3EA9">
      <w:pPr>
        <w:pStyle w:val="Corps"/>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53259C71" w14:textId="323F6A61" w:rsidR="005F3EA9" w:rsidRDefault="005F3EA9" w:rsidP="00C66A63">
      <w:pPr>
        <w:pStyle w:val="NoSpacing"/>
      </w:pPr>
      <w:r>
        <w:t>Pour une explication plus simple et une meilleure lisibilité, le modèle sera séparé en 3 parties. Le modèle complet se trouve en annexe</w:t>
      </w:r>
      <w:del w:id="732" w:author="Maxime Escourbiac" w:date="2011-03-14T02:38:00Z">
        <w:r w:rsidDel="000876F0">
          <w:delText xml:space="preserve"> (TODO numero </w:delText>
        </w:r>
      </w:del>
      <w:ins w:id="733" w:author="Maxime Escourbiac" w:date="2011-03-14T02:38:00Z">
        <w:r w:rsidR="000876F0">
          <w:t xml:space="preserve"> 1.</w:t>
        </w:r>
      </w:ins>
      <w:del w:id="734" w:author="Maxime Escourbiac" w:date="2011-03-14T02:38:00Z">
        <w:r w:rsidDel="000876F0">
          <w:delText>)</w:delText>
        </w:r>
      </w:del>
    </w:p>
    <w:p w14:paraId="5092E7C5" w14:textId="3046F8C5" w:rsidR="003F0D7F" w:rsidRDefault="003F0D7F" w:rsidP="005F3EA9">
      <w:pPr>
        <w:pStyle w:val="Formatlibre"/>
        <w:spacing w:line="240" w:lineRule="auto"/>
        <w:rPr>
          <w:rFonts w:ascii="Helvetica Neue" w:hAnsi="Helvetica Neue"/>
          <w:b/>
          <w:sz w:val="20"/>
          <w:u w:val="single"/>
        </w:rPr>
      </w:pPr>
    </w:p>
    <w:p w14:paraId="2ED24889" w14:textId="7AF48809" w:rsidR="003F0D7F" w:rsidRDefault="003F0D7F" w:rsidP="005F3EA9">
      <w:pPr>
        <w:pStyle w:val="Formatlibre"/>
        <w:spacing w:line="240" w:lineRule="auto"/>
        <w:rPr>
          <w:rFonts w:ascii="Helvetica Neue" w:hAnsi="Helvetica Neue"/>
          <w:b/>
          <w:sz w:val="20"/>
          <w:u w:val="single"/>
        </w:rPr>
      </w:pPr>
    </w:p>
    <w:p w14:paraId="42594F74" w14:textId="4317EDA5" w:rsidR="005F3EA9" w:rsidRDefault="005F3EA9">
      <w:pPr>
        <w:pStyle w:val="Heading2"/>
        <w:rPr>
          <w:rFonts w:ascii="Times New Roman" w:hAnsi="Times New Roman"/>
          <w:sz w:val="24"/>
        </w:rPr>
        <w:pPrChange w:id="735" w:author="Maxime Escourbiac" w:date="2011-03-14T02:39:00Z">
          <w:pPr>
            <w:pStyle w:val="Formatlibre"/>
            <w:spacing w:line="240" w:lineRule="auto"/>
          </w:pPr>
        </w:pPrChange>
      </w:pPr>
      <w:bookmarkStart w:id="736" w:name="_Toc161767457"/>
      <w:r>
        <w:t>1-Modélisation des sillons et des missions:</w:t>
      </w:r>
      <w:bookmarkEnd w:id="736"/>
    </w:p>
    <w:p w14:paraId="68DDD650" w14:textId="5EAFB697" w:rsidR="005F3EA9" w:rsidRDefault="005F3EA9" w:rsidP="005F3EA9">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6DB51684" w14:textId="25F7A784" w:rsidR="00C66A63" w:rsidRDefault="00A7603F" w:rsidP="00C66A63">
      <w:pPr>
        <w:pStyle w:val="NoSpacing"/>
      </w:pPr>
      <w:r>
        <w:rPr>
          <w:noProof/>
          <w:lang w:val="en-US"/>
        </w:rPr>
        <mc:AlternateContent>
          <mc:Choice Requires="wps">
            <w:drawing>
              <wp:anchor distT="152400" distB="152400" distL="152400" distR="152400" simplePos="0" relativeHeight="251706368" behindDoc="0" locked="0" layoutInCell="1" allowOverlap="1" wp14:anchorId="3DF0AA04" wp14:editId="160B6CE0">
                <wp:simplePos x="0" y="0"/>
                <wp:positionH relativeFrom="page">
                  <wp:posOffset>2957195</wp:posOffset>
                </wp:positionH>
                <wp:positionV relativeFrom="margin">
                  <wp:posOffset>5943600</wp:posOffset>
                </wp:positionV>
                <wp:extent cx="1752600" cy="215900"/>
                <wp:effectExtent l="0" t="0" r="0" b="12700"/>
                <wp:wrapSquare wrapText="bothSides"/>
                <wp:docPr id="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BC2E892" w14:textId="24A21E15" w:rsidR="00031A40" w:rsidRDefault="00031A40" w:rsidP="005F3EA9">
                            <w:pPr>
                              <w:pStyle w:val="Formatlibre"/>
                              <w:tabs>
                                <w:tab w:val="left" w:pos="567"/>
                                <w:tab w:val="left" w:pos="1134"/>
                                <w:tab w:val="left" w:pos="1701"/>
                                <w:tab w:val="left" w:pos="2268"/>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737" w:author="Maxime Escourbiac" w:date="2011-03-14T02:39:00Z">
                              <w:r w:rsidDel="000876F0">
                                <w:delText xml:space="preserve">TODO </w:delText>
                              </w:r>
                            </w:del>
                            <w:ins w:id="738" w:author="Maxime Escourbiac" w:date="2011-03-14T20:07:00Z">
                              <w:r>
                                <w:t>23</w:t>
                              </w:r>
                            </w:ins>
                            <w:ins w:id="739" w:author="Maxime Escourbiac" w:date="2011-03-14T02:39:00Z">
                              <w:r>
                                <w:t xml:space="preserve"> </w:t>
                              </w:r>
                            </w:ins>
                            <w:r>
                              <w:t xml:space="preserve">: Modélisation des sillons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55" style="position:absolute;margin-left:232.85pt;margin-top:468pt;width:138pt;height:17pt;z-index:251706368;visibility:visible;mso-wrap-style:square;mso-width-percent:0;mso-height-percent:0;mso-wrap-distance-left:12pt;mso-wrap-distance-top:12pt;mso-wrap-distance-right:12pt;mso-wrap-distance-bottom:12pt;mso-position-horizontal:absolute;mso-position-horizontal-relative:page;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" filled="f" stroked="f" strokeweight="1pt">
                <v:path arrowok="t"/>
                <v:textbox inset="0,0,0,0">
                  <w:txbxContent>
                    <w:p w14:paraId="4BC2E892" w14:textId="24A21E15" w:rsidR="00031A40" w:rsidRDefault="00031A40" w:rsidP="005F3EA9">
                      <w:pPr>
                        <w:pStyle w:val="Formatlibre"/>
                        <w:tabs>
                          <w:tab w:val="left" w:pos="567"/>
                          <w:tab w:val="left" w:pos="1134"/>
                          <w:tab w:val="left" w:pos="1701"/>
                          <w:tab w:val="left" w:pos="2268"/>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738" w:author="Maxime Escourbiac" w:date="2011-03-14T02:39:00Z">
                        <w:r w:rsidDel="000876F0">
                          <w:delText xml:space="preserve">TODO </w:delText>
                        </w:r>
                      </w:del>
                      <w:ins w:id="739" w:author="Maxime Escourbiac" w:date="2011-03-14T20:07:00Z">
                        <w:r>
                          <w:t>23</w:t>
                        </w:r>
                      </w:ins>
                      <w:ins w:id="740" w:author="Maxime Escourbiac" w:date="2011-03-14T02:39:00Z">
                        <w:r>
                          <w:t xml:space="preserve"> </w:t>
                        </w:r>
                      </w:ins>
                      <w:r>
                        <w:t xml:space="preserve">: Modélisation des sillons </w:t>
                      </w:r>
                    </w:p>
                  </w:txbxContent>
                </v:textbox>
                <w10:wrap type="square" anchorx="page" anchory="margin"/>
              </v:rect>
            </w:pict>
          </mc:Fallback>
        </mc:AlternateContent>
      </w:r>
      <w:r w:rsidR="00EF7D91">
        <w:rPr>
          <w:noProof/>
          <w:lang w:val="en-US"/>
        </w:rPr>
        <w:drawing>
          <wp:anchor distT="152400" distB="152400" distL="152400" distR="152400" simplePos="0" relativeHeight="251705344" behindDoc="0" locked="0" layoutInCell="1" allowOverlap="1" wp14:anchorId="5A4F339A" wp14:editId="28E23305">
            <wp:simplePos x="0" y="0"/>
            <wp:positionH relativeFrom="margin">
              <wp:align>center</wp:align>
            </wp:positionH>
            <wp:positionV relativeFrom="page">
              <wp:posOffset>2957195</wp:posOffset>
            </wp:positionV>
            <wp:extent cx="6311900" cy="3854450"/>
            <wp:effectExtent l="0" t="0" r="12700" b="6350"/>
            <wp:wrapThrough wrapText="bothSides">
              <wp:wrapPolygon edited="0">
                <wp:start x="0" y="0"/>
                <wp:lineTo x="0" y="21493"/>
                <wp:lineTo x="21557" y="21493"/>
                <wp:lineTo x="21557"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11900" cy="385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550F8" w14:textId="77777777" w:rsidR="00FD128F" w:rsidRDefault="00FD128F" w:rsidP="00C66A63">
      <w:pPr>
        <w:pStyle w:val="NoSpacing"/>
      </w:pPr>
    </w:p>
    <w:p w14:paraId="2173A7C9" w14:textId="2AE0D892" w:rsidR="005F3EA9" w:rsidRDefault="00304DD3">
      <w:pPr>
        <w:pStyle w:val="NoSpacing"/>
        <w:jc w:val="both"/>
        <w:pPrChange w:id="740" w:author="Maxime Escourbiac" w:date="2011-03-16T03:52:00Z">
          <w:pPr>
            <w:pStyle w:val="NoSpacing"/>
          </w:pPr>
        </w:pPrChange>
      </w:pPr>
      <w:ins w:id="741" w:author="Maxime Escourbiac" w:date="2011-03-16T01:13:00Z">
        <w:r>
          <w:t xml:space="preserve">Dans le domaine du transport ferroviaire, un sillon représente la </w:t>
        </w:r>
      </w:ins>
      <w:ins w:id="742" w:author="Maxime Escourbiac" w:date="2011-03-16T01:12:00Z">
        <w:r>
          <w:t>c</w:t>
        </w:r>
        <w:r w:rsidRPr="00D11126">
          <w:t>apacité d'infrastructure requise pour faire circuler un train donné d’un point à un autre à un moment donné.</w:t>
        </w:r>
      </w:ins>
      <w:ins w:id="743" w:author="Maxime Escourbiac" w:date="2011-03-16T01:14:00Z">
        <w:r w:rsidR="008D697A">
          <w:t xml:space="preserve"> Un sillon est modélisé par la classe</w:t>
        </w:r>
      </w:ins>
      <w:del w:id="744" w:author="Maxime Escourbiac" w:date="2011-03-16T01:14:00Z">
        <w:r w:rsidR="005F3EA9" w:rsidDel="008D697A">
          <w:delText>La classe principale est</w:delText>
        </w:r>
        <w:r w:rsidR="005F3EA9" w:rsidDel="00ED569C">
          <w:delText xml:space="preserve"> le</w:delText>
        </w:r>
      </w:del>
      <w:r w:rsidR="005F3EA9">
        <w:t xml:space="preserve"> </w:t>
      </w:r>
      <w:proofErr w:type="spellStart"/>
      <w:r w:rsidR="005F3EA9">
        <w:t>SillonType</w:t>
      </w:r>
      <w:proofErr w:type="spellEnd"/>
      <w:r w:rsidR="005F3EA9">
        <w:t xml:space="preserve">. Elle permet de factoriser des sillons sur la base d'une </w:t>
      </w:r>
      <w:proofErr w:type="spellStart"/>
      <w:r w:rsidR="005F3EA9">
        <w:t>hora</w:t>
      </w:r>
      <w:ins w:id="745" w:author="Maxime Escourbiac" w:date="2011-03-14T16:18:00Z">
        <w:r w:rsidR="00FE2E62">
          <w:t>i</w:t>
        </w:r>
      </w:ins>
      <w:del w:id="746" w:author="Maxime Escourbiac" w:date="2011-03-14T16:13:00Z">
        <w:r w:rsidR="005F3EA9" w:rsidDel="00AB1531">
          <w:delText>i</w:delText>
        </w:r>
      </w:del>
      <w:r w:rsidR="005F3EA9">
        <w:t>risation</w:t>
      </w:r>
      <w:proofErr w:type="spellEnd"/>
      <w:r w:rsidR="005F3EA9">
        <w:t xml:space="preserve"> pour représenter des sillons cadencés </w:t>
      </w:r>
      <w:del w:id="747" w:author="Maxime Escourbiac" w:date="2011-03-14T02:44:00Z">
        <w:r w:rsidR="005F3EA9" w:rsidDel="000876F0">
          <w:delText>( qui</w:delText>
        </w:r>
      </w:del>
      <w:ins w:id="748" w:author="Maxime Escourbiac" w:date="2011-03-14T02:44:00Z">
        <w:r w:rsidR="000876F0">
          <w:t>(qui</w:t>
        </w:r>
      </w:ins>
      <w:r w:rsidR="005F3EA9">
        <w:t xml:space="preserve"> se reproduisent plusieurs fois dans la journée avec une translation de </w:t>
      </w:r>
      <w:del w:id="749" w:author="Maxime Escourbiac" w:date="2011-03-14T02:44:00Z">
        <w:r w:rsidR="005F3EA9" w:rsidDel="000876F0">
          <w:delText>temps )</w:delText>
        </w:r>
      </w:del>
      <w:ins w:id="750" w:author="Maxime Escourbiac" w:date="2011-03-14T02:44:00Z">
        <w:r w:rsidR="000876F0">
          <w:t>temps)</w:t>
        </w:r>
      </w:ins>
      <w:r w:rsidR="005F3EA9">
        <w:t xml:space="preserve">. Le sillon  possède une mission, un </w:t>
      </w:r>
      <w:proofErr w:type="spellStart"/>
      <w:r w:rsidR="005F3EA9">
        <w:t>sousGrapheParcours</w:t>
      </w:r>
      <w:proofErr w:type="spellEnd"/>
      <w:r w:rsidR="005F3EA9">
        <w:t xml:space="preserve"> </w:t>
      </w:r>
      <w:del w:id="751" w:author="Maxime Escourbiac" w:date="2011-03-14T02:44:00Z">
        <w:r w:rsidR="005F3EA9" w:rsidDel="000876F0">
          <w:delText>( le</w:delText>
        </w:r>
      </w:del>
      <w:ins w:id="752" w:author="Maxime Escourbiac" w:date="2011-03-14T02:44:00Z">
        <w:r w:rsidR="000876F0">
          <w:t>(le</w:t>
        </w:r>
      </w:ins>
      <w:r w:rsidR="005F3EA9">
        <w:t xml:space="preserve"> graphe de parcours du train sur le réseau) et une marche. </w:t>
      </w:r>
    </w:p>
    <w:p w14:paraId="6CF892FF" w14:textId="77777777" w:rsidR="005F3EA9" w:rsidDel="00E325F7" w:rsidRDefault="005F3EA9">
      <w:pPr>
        <w:pStyle w:val="NoSpacing"/>
        <w:jc w:val="both"/>
        <w:rPr>
          <w:del w:id="753" w:author="Maxime Escourbiac" w:date="2011-03-16T01:17:00Z"/>
        </w:rPr>
        <w:pPrChange w:id="754" w:author="Maxime Escourbiac" w:date="2011-03-14T02:39:00Z">
          <w:pPr>
            <w:pStyle w:val="NoSpacing"/>
          </w:pPr>
        </w:pPrChange>
      </w:pPr>
    </w:p>
    <w:p w14:paraId="172C3DB2" w14:textId="77777777" w:rsidR="005F3EA9" w:rsidRDefault="005F3EA9">
      <w:pPr>
        <w:pStyle w:val="NoSpacing"/>
        <w:jc w:val="both"/>
        <w:pPrChange w:id="755" w:author="Maxime Escourbiac" w:date="2011-03-14T02:39:00Z">
          <w:pPr>
            <w:pStyle w:val="NoSpacing"/>
          </w:pPr>
        </w:pPrChange>
      </w:pPr>
    </w:p>
    <w:p w14:paraId="17478F49" w14:textId="0F260B4B" w:rsidR="005F3EA9" w:rsidRDefault="005F3EA9">
      <w:pPr>
        <w:pStyle w:val="NoSpacing"/>
        <w:jc w:val="both"/>
        <w:pPrChange w:id="756" w:author="Maxime Escourbiac" w:date="2011-03-14T02:39:00Z">
          <w:pPr>
            <w:pStyle w:val="NoSpacing"/>
          </w:pPr>
        </w:pPrChange>
      </w:pPr>
      <w:r>
        <w:t xml:space="preserve">Premièrement la mission </w:t>
      </w:r>
      <w:r>
        <w:rPr>
          <w:u w:color="000000"/>
        </w:rPr>
        <w:t>décrit le politique de desserte avec les différentes info</w:t>
      </w:r>
      <w:ins w:id="757" w:author="Maxime Escourbiac" w:date="2011-03-14T16:14:00Z">
        <w:r w:rsidR="00AB1531">
          <w:rPr>
            <w:u w:color="000000"/>
          </w:rPr>
          <w:t>rmation</w:t>
        </w:r>
      </w:ins>
      <w:r>
        <w:rPr>
          <w:u w:color="000000"/>
        </w:rPr>
        <w:t xml:space="preserve">s comme les arrêts et la destination. </w:t>
      </w:r>
      <w:r>
        <w:t xml:space="preserve">Elle possède plusieurs </w:t>
      </w:r>
      <w:proofErr w:type="spellStart"/>
      <w:r>
        <w:t>SpecMission</w:t>
      </w:r>
      <w:proofErr w:type="spellEnd"/>
      <w:del w:id="758" w:author="Maxime Escourbiac" w:date="2011-03-14T20:08:00Z">
        <w:r w:rsidDel="00C05C9E">
          <w:delText>s</w:delText>
        </w:r>
      </w:del>
      <w:r>
        <w:t xml:space="preserve">. Ces </w:t>
      </w:r>
      <w:proofErr w:type="spellStart"/>
      <w:r>
        <w:t>specMission</w:t>
      </w:r>
      <w:proofErr w:type="spellEnd"/>
      <w:del w:id="759" w:author="Maxime Escourbiac" w:date="2011-03-14T20:08:00Z">
        <w:r w:rsidDel="00C05C9E">
          <w:delText>s</w:delText>
        </w:r>
      </w:del>
      <w:r>
        <w:t xml:space="preserve"> représente</w:t>
      </w:r>
      <w:ins w:id="760" w:author="Maxime Escourbiac" w:date="2011-03-14T16:14:00Z">
        <w:r w:rsidR="00AB1531">
          <w:t>nt</w:t>
        </w:r>
      </w:ins>
      <w:r>
        <w:t xml:space="preserve"> les arrêts de la </w:t>
      </w:r>
      <w:r w:rsidRPr="00C05C9E">
        <w:rPr>
          <w:color w:val="auto"/>
          <w:rPrChange w:id="761" w:author="Maxime Escourbiac" w:date="2011-03-14T20:08:00Z">
            <w:rPr/>
          </w:rPrChange>
        </w:rPr>
        <w:t xml:space="preserve">mission. Une </w:t>
      </w:r>
      <w:proofErr w:type="spellStart"/>
      <w:r w:rsidRPr="00C05C9E">
        <w:rPr>
          <w:color w:val="auto"/>
          <w:rPrChange w:id="762" w:author="Maxime Escourbiac" w:date="2011-03-14T20:08:00Z">
            <w:rPr/>
          </w:rPrChange>
        </w:rPr>
        <w:t>specMission</w:t>
      </w:r>
      <w:proofErr w:type="spellEnd"/>
      <w:del w:id="763" w:author="Maxime Escourbiac" w:date="2011-03-14T20:08:00Z">
        <w:r w:rsidRPr="00C05C9E" w:rsidDel="00C05C9E">
          <w:rPr>
            <w:color w:val="auto"/>
            <w:rPrChange w:id="764" w:author="Maxime Escourbiac" w:date="2011-03-14T20:08:00Z">
              <w:rPr/>
            </w:rPrChange>
          </w:rPr>
          <w:delText>s</w:delText>
        </w:r>
      </w:del>
      <w:r w:rsidRPr="00C05C9E">
        <w:rPr>
          <w:color w:val="auto"/>
          <w:rPrChange w:id="765" w:author="Maxime Escourbiac" w:date="2011-03-14T20:08:00Z">
            <w:rPr/>
          </w:rPrChange>
        </w:rPr>
        <w:t xml:space="preserve"> possède</w:t>
      </w:r>
      <w:r>
        <w:t xml:space="preserve"> un rang pour retrouver l’ordre des passages et une nature de </w:t>
      </w:r>
      <w:del w:id="766" w:author="Maxime Escourbiac" w:date="2011-03-16T01:17:00Z">
        <w:r w:rsidDel="006F760C">
          <w:delText xml:space="preserve">l'arrêt </w:delText>
        </w:r>
      </w:del>
      <w:ins w:id="767" w:author="Maxime Escourbiac" w:date="2011-03-16T01:17:00Z">
        <w:r w:rsidR="006F760C">
          <w:t>l’arrêt</w:t>
        </w:r>
      </w:ins>
      <w:del w:id="768" w:author="Maxime Escourbiac" w:date="2011-03-14T16:14:00Z">
        <w:r w:rsidDel="00AB1531">
          <w:delText>( TODO</w:delText>
        </w:r>
      </w:del>
      <w:del w:id="769" w:author="Maxime Escourbiac" w:date="2011-03-16T01:17:00Z">
        <w:r w:rsidDel="006F760C">
          <w:delText xml:space="preserve"> </w:delText>
        </w:r>
      </w:del>
      <w:del w:id="770" w:author="Maxime Escourbiac" w:date="2011-03-14T20:08:00Z">
        <w:r w:rsidDel="00C05C9E">
          <w:delText>expliquer )</w:delText>
        </w:r>
      </w:del>
      <w:r>
        <w:t xml:space="preserve">. Une </w:t>
      </w:r>
      <w:proofErr w:type="spellStart"/>
      <w:r>
        <w:t>specMission</w:t>
      </w:r>
      <w:proofErr w:type="spellEnd"/>
      <w:del w:id="771" w:author="Maxime Escourbiac" w:date="2011-03-14T20:08:00Z">
        <w:r w:rsidDel="00C05C9E">
          <w:delText>s</w:delText>
        </w:r>
      </w:del>
      <w:r>
        <w:t xml:space="preserve"> fait </w:t>
      </w:r>
      <w:r w:rsidRPr="00C05C9E">
        <w:rPr>
          <w:color w:val="auto"/>
          <w:rPrChange w:id="772" w:author="Maxime Escourbiac" w:date="2011-03-14T20:08:00Z">
            <w:rPr/>
          </w:rPrChange>
        </w:rPr>
        <w:t xml:space="preserve">référence à un </w:t>
      </w:r>
      <w:proofErr w:type="spellStart"/>
      <w:r w:rsidRPr="00C05C9E">
        <w:rPr>
          <w:color w:val="auto"/>
          <w:rPrChange w:id="773" w:author="Maxime Escourbiac" w:date="2011-03-14T20:08:00Z">
            <w:rPr/>
          </w:rPrChange>
        </w:rPr>
        <w:t>PointRemarquable</w:t>
      </w:r>
      <w:proofErr w:type="spellEnd"/>
      <w:del w:id="774" w:author="Maxime Escourbiac" w:date="2011-03-14T20:07:00Z">
        <w:r w:rsidRPr="00C05C9E" w:rsidDel="00C05C9E">
          <w:rPr>
            <w:color w:val="auto"/>
            <w:rPrChange w:id="775" w:author="Maxime Escourbiac" w:date="2011-03-14T20:08:00Z">
              <w:rPr/>
            </w:rPrChange>
          </w:rPr>
          <w:delText>s</w:delText>
        </w:r>
      </w:del>
      <w:r w:rsidRPr="00C05C9E">
        <w:rPr>
          <w:color w:val="auto"/>
          <w:rPrChange w:id="776" w:author="Maxime Escourbiac" w:date="2011-03-14T20:08:00Z">
            <w:rPr/>
          </w:rPrChange>
        </w:rPr>
        <w:t xml:space="preserve"> du</w:t>
      </w:r>
      <w:r>
        <w:t xml:space="preserve"> réseau. Cette partie sera expliquée en détail</w:t>
      </w:r>
      <w:ins w:id="777" w:author="Maxime Escourbiac" w:date="2011-03-14T16:14:00Z">
        <w:r w:rsidR="00AB1531">
          <w:t>s</w:t>
        </w:r>
      </w:ins>
      <w:r>
        <w:t xml:space="preserve"> dans l’infrastructure.</w:t>
      </w:r>
    </w:p>
    <w:p w14:paraId="1FEDBD59" w14:textId="77777777" w:rsidR="005F3EA9" w:rsidRDefault="005F3EA9" w:rsidP="005F3EA9">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7E85C9BB" w14:textId="77777777" w:rsidR="005F3EA9" w:rsidRDefault="005F3EA9">
      <w:pPr>
        <w:pStyle w:val="NoSpacing"/>
        <w:jc w:val="both"/>
        <w:pPrChange w:id="778" w:author="Maxime Escourbiac" w:date="2011-03-14T02:42:00Z">
          <w:pPr>
            <w:pStyle w:val="NoSpacing"/>
          </w:pPr>
        </w:pPrChange>
      </w:pPr>
      <w:r>
        <w:t xml:space="preserve">Ensuite, </w:t>
      </w:r>
      <w:proofErr w:type="spellStart"/>
      <w:r>
        <w:rPr>
          <w:u w:color="000000"/>
        </w:rPr>
        <w:t>sousGrapheParcours</w:t>
      </w:r>
      <w:proofErr w:type="spellEnd"/>
      <w:r>
        <w:rPr>
          <w:u w:color="000000"/>
        </w:rPr>
        <w:t xml:space="preserve"> représente le sous graphe du réseau d'infrastructure dans lequel le train circule. Les graphes seront plus détaillés dans la partie Graphe infrastructure.</w:t>
      </w:r>
    </w:p>
    <w:p w14:paraId="6D99194B" w14:textId="77777777" w:rsidR="005F3EA9" w:rsidRDefault="005F3EA9">
      <w:pPr>
        <w:pStyle w:val="NoSpacing"/>
        <w:jc w:val="both"/>
        <w:pPrChange w:id="779" w:author="Maxime Escourbiac" w:date="2011-03-14T02:42:00Z">
          <w:pPr>
            <w:pStyle w:val="NoSpacing"/>
          </w:pPr>
        </w:pPrChange>
      </w:pPr>
    </w:p>
    <w:p w14:paraId="256C56F2" w14:textId="35BCEDA6" w:rsidR="005F3EA9" w:rsidRDefault="005F3EA9">
      <w:pPr>
        <w:pStyle w:val="NoSpacing"/>
        <w:jc w:val="both"/>
        <w:pPrChange w:id="780" w:author="Maxime Escourbiac" w:date="2011-03-14T02:42:00Z">
          <w:pPr>
            <w:pStyle w:val="NoSpacing"/>
          </w:pPr>
        </w:pPrChange>
      </w:pPr>
      <w:r>
        <w:t>On modélise un sillon correspondant à un sillon type à un</w:t>
      </w:r>
      <w:del w:id="781" w:author="Maxime Escourbiac" w:date="2011-03-14T16:15:00Z">
        <w:r w:rsidDel="00AB1531">
          <w:delText>e</w:delText>
        </w:r>
      </w:del>
      <w:r>
        <w:t xml:space="preserve"> horaire précis</w:t>
      </w:r>
      <w:del w:id="782" w:author="Maxime Escourbiac" w:date="2011-03-14T16:15:00Z">
        <w:r w:rsidDel="00AB1531">
          <w:delText>e</w:delText>
        </w:r>
      </w:del>
      <w:r>
        <w:t xml:space="preserve"> grâce à </w:t>
      </w:r>
      <w:proofErr w:type="spellStart"/>
      <w:r>
        <w:t>SillonTemporise</w:t>
      </w:r>
      <w:proofErr w:type="spellEnd"/>
      <w:r>
        <w:t xml:space="preserve">. Il correspond donc </w:t>
      </w:r>
      <w:proofErr w:type="gramStart"/>
      <w:r>
        <w:t>à</w:t>
      </w:r>
      <w:proofErr w:type="gramEnd"/>
      <w:r>
        <w:t xml:space="preserve"> un </w:t>
      </w:r>
      <w:proofErr w:type="spellStart"/>
      <w:r>
        <w:t>sillonType</w:t>
      </w:r>
      <w:proofErr w:type="spellEnd"/>
      <w:r>
        <w:t xml:space="preserve"> et possède une </w:t>
      </w:r>
      <w:proofErr w:type="spellStart"/>
      <w:r w:rsidRPr="00FE2E62">
        <w:rPr>
          <w:color w:val="auto"/>
          <w:rPrChange w:id="783" w:author="Maxime Escourbiac" w:date="2011-03-14T16:18:00Z">
            <w:rPr/>
          </w:rPrChange>
        </w:rPr>
        <w:t>hora</w:t>
      </w:r>
      <w:ins w:id="784" w:author="Maxime Escourbiac" w:date="2011-03-14T16:18:00Z">
        <w:r w:rsidR="00FE2E62" w:rsidRPr="00FE2E62">
          <w:rPr>
            <w:color w:val="auto"/>
            <w:rPrChange w:id="785" w:author="Maxime Escourbiac" w:date="2011-03-14T16:18:00Z">
              <w:rPr>
                <w:color w:val="C0504D" w:themeColor="accent2"/>
              </w:rPr>
            </w:rPrChange>
          </w:rPr>
          <w:t>i</w:t>
        </w:r>
      </w:ins>
      <w:del w:id="786" w:author="Maxime Escourbiac" w:date="2011-03-14T16:15:00Z">
        <w:r w:rsidRPr="00FE2E62" w:rsidDel="00AB1531">
          <w:rPr>
            <w:color w:val="auto"/>
            <w:rPrChange w:id="787" w:author="Maxime Escourbiac" w:date="2011-03-14T16:18:00Z">
              <w:rPr/>
            </w:rPrChange>
          </w:rPr>
          <w:delText>i</w:delText>
        </w:r>
      </w:del>
      <w:r w:rsidRPr="00FE2E62">
        <w:rPr>
          <w:color w:val="auto"/>
          <w:rPrChange w:id="788" w:author="Maxime Escourbiac" w:date="2011-03-14T16:18:00Z">
            <w:rPr/>
          </w:rPrChange>
        </w:rPr>
        <w:t>risation</w:t>
      </w:r>
      <w:proofErr w:type="spellEnd"/>
      <w:r w:rsidRPr="00AB1531">
        <w:rPr>
          <w:color w:val="C0504D" w:themeColor="accent2"/>
          <w:rPrChange w:id="789" w:author="Maxime Escourbiac" w:date="2011-03-14T16:16:00Z">
            <w:rPr/>
          </w:rPrChange>
        </w:rPr>
        <w:t>.</w:t>
      </w:r>
      <w:r>
        <w:t xml:space="preserve"> L’</w:t>
      </w:r>
      <w:proofErr w:type="spellStart"/>
      <w:r>
        <w:t>hora</w:t>
      </w:r>
      <w:ins w:id="790" w:author="Maxime Escourbiac" w:date="2011-03-14T16:18:00Z">
        <w:r w:rsidR="00FE2E62">
          <w:t>i</w:t>
        </w:r>
      </w:ins>
      <w:del w:id="791" w:author="Maxime Escourbiac" w:date="2011-03-14T16:15:00Z">
        <w:r w:rsidDel="00AB1531">
          <w:delText>i</w:delText>
        </w:r>
      </w:del>
      <w:r>
        <w:t>risation</w:t>
      </w:r>
      <w:proofErr w:type="spellEnd"/>
      <w:r>
        <w:t xml:space="preserve"> dépend du </w:t>
      </w:r>
      <w:proofErr w:type="spellStart"/>
      <w:r>
        <w:t>calendrierTemporel</w:t>
      </w:r>
      <w:proofErr w:type="spellEnd"/>
      <w:r>
        <w:t>. Cette classe peut être spécialisée pour correspondre à un départ, une marche ou des horaires</w:t>
      </w:r>
      <w:ins w:id="792" w:author="Maxime Escourbiac" w:date="2011-03-14T20:09:00Z">
        <w:r w:rsidR="00C05C9E">
          <w:t xml:space="preserve"> </w:t>
        </w:r>
      </w:ins>
      <w:r>
        <w:t>oblig</w:t>
      </w:r>
      <w:ins w:id="793" w:author="Maxime Escourbiac" w:date="2011-03-14T20:09:00Z">
        <w:r w:rsidR="00C05C9E">
          <w:t>é</w:t>
        </w:r>
      </w:ins>
      <w:del w:id="794" w:author="Maxime Escourbiac" w:date="2011-03-14T20:09:00Z">
        <w:r w:rsidDel="00C05C9E">
          <w:delText>e</w:delText>
        </w:r>
      </w:del>
      <w:r>
        <w:t>s, c’est à dire combien de retard peut avoir un train sans retarder les autres programmés.</w:t>
      </w:r>
    </w:p>
    <w:p w14:paraId="48504FC4" w14:textId="27991B4C" w:rsidR="005F3EA9" w:rsidRDefault="005F3EA9">
      <w:pPr>
        <w:pStyle w:val="NoSpacing"/>
        <w:jc w:val="both"/>
        <w:pPrChange w:id="795" w:author="Maxime Escourbiac" w:date="2011-03-14T02:42:00Z">
          <w:pPr>
            <w:pStyle w:val="NoSpacing"/>
          </w:pPr>
        </w:pPrChange>
      </w:pPr>
      <w:r>
        <w:t xml:space="preserve">Les </w:t>
      </w:r>
      <w:proofErr w:type="spellStart"/>
      <w:r>
        <w:t>hora</w:t>
      </w:r>
      <w:ins w:id="796" w:author="Maxime Escourbiac" w:date="2011-03-14T16:18:00Z">
        <w:r w:rsidR="00FE2E62">
          <w:t>i</w:t>
        </w:r>
      </w:ins>
      <w:del w:id="797" w:author="Maxime Escourbiac" w:date="2011-03-14T16:16:00Z">
        <w:r w:rsidDel="00AB1531">
          <w:delText>i</w:delText>
        </w:r>
      </w:del>
      <w:r>
        <w:t>risations</w:t>
      </w:r>
      <w:proofErr w:type="spellEnd"/>
      <w:r>
        <w:t xml:space="preserve"> correspondent à un </w:t>
      </w:r>
      <w:proofErr w:type="spellStart"/>
      <w:r>
        <w:t>ProfilFacturation</w:t>
      </w:r>
      <w:proofErr w:type="spellEnd"/>
      <w:r>
        <w:t xml:space="preserve">, c’est à dire qu’à chaque horaire correspond un prix qui sera facturé aux clients qui réservent le sillon pour le train. </w:t>
      </w:r>
    </w:p>
    <w:p w14:paraId="4AF34339" w14:textId="77777777" w:rsidR="005F3EA9" w:rsidRDefault="005F3EA9">
      <w:pPr>
        <w:pStyle w:val="NoSpacing"/>
        <w:jc w:val="both"/>
        <w:pPrChange w:id="798" w:author="Maxime Escourbiac" w:date="2011-03-14T02:42:00Z">
          <w:pPr>
            <w:pStyle w:val="NoSpacing"/>
          </w:pPr>
        </w:pPrChange>
      </w:pPr>
    </w:p>
    <w:p w14:paraId="7166D1A6" w14:textId="2BF20F24" w:rsidR="005F3EA9" w:rsidRDefault="005F3EA9">
      <w:pPr>
        <w:pStyle w:val="NoSpacing"/>
        <w:jc w:val="both"/>
        <w:pPrChange w:id="799" w:author="Maxime Escourbiac" w:date="2011-03-14T02:42:00Z">
          <w:pPr>
            <w:pStyle w:val="NoSpacing"/>
          </w:pPr>
        </w:pPrChange>
      </w:pPr>
      <w:r>
        <w:t xml:space="preserve">Enfin, la classe </w:t>
      </w:r>
      <w:proofErr w:type="spellStart"/>
      <w:r>
        <w:t>SillonTemporise</w:t>
      </w:r>
      <w:proofErr w:type="spellEnd"/>
      <w:r>
        <w:t xml:space="preserve"> peut être spécialisée pour représenter l’état d’avancement d’une réservation de sillon. En effet, lorsqu’un client de RFF veut effectuer une demande, il va choisir dans les </w:t>
      </w:r>
      <w:proofErr w:type="spellStart"/>
      <w:r>
        <w:t>sillonscatalogues</w:t>
      </w:r>
      <w:proofErr w:type="spellEnd"/>
      <w:r>
        <w:t xml:space="preserve">: ce sont les sillons qu’un </w:t>
      </w:r>
      <w:proofErr w:type="spellStart"/>
      <w:r>
        <w:t>horairiste</w:t>
      </w:r>
      <w:proofErr w:type="spellEnd"/>
      <w:r>
        <w:t xml:space="preserve"> </w:t>
      </w:r>
      <w:del w:id="800" w:author="Maxime Escourbiac" w:date="2011-03-14T02:44:00Z">
        <w:r w:rsidDel="000876F0">
          <w:delText>( personne</w:delText>
        </w:r>
      </w:del>
      <w:ins w:id="801" w:author="Maxime Escourbiac" w:date="2011-03-14T02:44:00Z">
        <w:r w:rsidR="000876F0">
          <w:t>(personne</w:t>
        </w:r>
      </w:ins>
      <w:r>
        <w:t xml:space="preserve"> qui enregistre les sillons et les réparti entre les </w:t>
      </w:r>
      <w:del w:id="802" w:author="Maxime Escourbiac" w:date="2011-03-14T02:44:00Z">
        <w:r w:rsidDel="000876F0">
          <w:delText>clients )</w:delText>
        </w:r>
      </w:del>
      <w:ins w:id="803" w:author="Maxime Escourbiac" w:date="2011-03-14T02:44:00Z">
        <w:r w:rsidR="000876F0">
          <w:t>clients)</w:t>
        </w:r>
      </w:ins>
      <w:r>
        <w:t xml:space="preserve"> a enregistré dans un catalogue et qui correspondent aux sillons libres. Si cela </w:t>
      </w:r>
      <w:del w:id="804" w:author="Maxime Escourbiac" w:date="2011-03-14T16:16:00Z">
        <w:r w:rsidDel="00AB1531">
          <w:delText xml:space="preserve">de </w:delText>
        </w:r>
      </w:del>
      <w:del w:id="805" w:author="Maxime Escourbiac" w:date="2011-03-14T02:40:00Z">
        <w:r w:rsidDel="000876F0">
          <w:delText>lui convient</w:delText>
        </w:r>
      </w:del>
      <w:ins w:id="806" w:author="Maxime Escourbiac" w:date="2011-03-14T16:16:00Z">
        <w:r w:rsidR="00AB1531">
          <w:t>ne lui</w:t>
        </w:r>
      </w:ins>
      <w:ins w:id="807" w:author="Maxime Escourbiac" w:date="2011-03-14T02:40:00Z">
        <w:r w:rsidR="000876F0">
          <w:t xml:space="preserve"> convient</w:t>
        </w:r>
      </w:ins>
      <w:r>
        <w:t xml:space="preserve"> pas, il peut demander un sillon particulier non présent dans le catalogue. Il y a donc un</w:t>
      </w:r>
      <w:ins w:id="808" w:author="Maxime Escourbiac" w:date="2011-03-14T16:17:00Z">
        <w:r w:rsidR="00FE2E62">
          <w:t>e</w:t>
        </w:r>
      </w:ins>
      <w:r>
        <w:t xml:space="preserve"> création d’un </w:t>
      </w:r>
      <w:proofErr w:type="spellStart"/>
      <w:r>
        <w:t>sillonEtude</w:t>
      </w:r>
      <w:proofErr w:type="spellEnd"/>
      <w:r>
        <w:t xml:space="preserve">. Ensuite, lorsque la demande de sillon devient valide, on a donc un </w:t>
      </w:r>
      <w:proofErr w:type="spellStart"/>
      <w:r>
        <w:t>SillonRepondu</w:t>
      </w:r>
      <w:proofErr w:type="spellEnd"/>
      <w:r>
        <w:t xml:space="preserve"> qui possède une date de réponse et une date d’accord.</w:t>
      </w:r>
    </w:p>
    <w:p w14:paraId="1085B562" w14:textId="1D97F7A2" w:rsidR="005F3EA9" w:rsidRDefault="005F3EA9">
      <w:pPr>
        <w:pStyle w:val="NoSpacing"/>
        <w:jc w:val="both"/>
        <w:pPrChange w:id="809" w:author="Maxime Escourbiac" w:date="2011-03-14T02:42:00Z">
          <w:pPr>
            <w:pStyle w:val="NoSpacing"/>
          </w:pPr>
        </w:pPrChange>
      </w:pPr>
    </w:p>
    <w:p w14:paraId="748C2F9D" w14:textId="0BE28CEA" w:rsidR="005F3EA9" w:rsidRDefault="005F3EA9">
      <w:pPr>
        <w:pStyle w:val="NoSpacing"/>
        <w:jc w:val="both"/>
        <w:rPr>
          <w:rFonts w:ascii="Times New Roman" w:hAnsi="Times New Roman"/>
        </w:rPr>
        <w:pPrChange w:id="810" w:author="Maxime Escourbiac" w:date="2011-03-14T02:42:00Z">
          <w:pPr>
            <w:pStyle w:val="NoSpacing"/>
          </w:pPr>
        </w:pPrChange>
      </w:pPr>
      <w:r>
        <w:t>Les sillons possèdent également des marches.</w:t>
      </w:r>
    </w:p>
    <w:p w14:paraId="410B9106" w14:textId="3910A3E3" w:rsidR="005F3EA9" w:rsidRDefault="005F3EA9">
      <w:pPr>
        <w:pStyle w:val="Heading2"/>
        <w:pPrChange w:id="811" w:author="Maxime Escourbiac" w:date="2011-03-14T02:42:00Z">
          <w:pPr>
            <w:pStyle w:val="Formatlibre"/>
            <w:spacing w:line="240" w:lineRule="auto"/>
          </w:pPr>
        </w:pPrChange>
      </w:pPr>
      <w:del w:id="812" w:author="Maxime Escourbiac" w:date="2011-03-16T01:19:00Z">
        <w:r w:rsidDel="00D96270">
          <w:rPr>
            <w:rFonts w:ascii="Times New Roman" w:hAnsi="Times New Roman"/>
            <w:sz w:val="24"/>
          </w:rPr>
          <w:cr/>
        </w:r>
      </w:del>
      <w:bookmarkStart w:id="813" w:name="_Toc161767458"/>
      <w:r>
        <w:t xml:space="preserve">2-Modélisation des </w:t>
      </w:r>
      <w:r>
        <w:rPr>
          <w:i/>
        </w:rPr>
        <w:t>marches</w:t>
      </w:r>
      <w:r>
        <w:t>:</w:t>
      </w:r>
      <w:bookmarkEnd w:id="813"/>
    </w:p>
    <w:p w14:paraId="309D70A5" w14:textId="60C4D41C" w:rsidR="003F0D7F" w:rsidRDefault="000876F0" w:rsidP="005F3EA9">
      <w:pPr>
        <w:pStyle w:val="Formatlibre"/>
        <w:spacing w:line="240" w:lineRule="auto"/>
        <w:rPr>
          <w:rFonts w:ascii="Helvetica Neue" w:hAnsi="Helvetica Neue"/>
          <w:b/>
          <w:sz w:val="20"/>
          <w:u w:val="single"/>
        </w:rPr>
      </w:pPr>
      <w:r>
        <w:rPr>
          <w:noProof/>
          <w:lang w:val="en-US" w:eastAsia="en-US"/>
        </w:rPr>
        <mc:AlternateContent>
          <mc:Choice Requires="wps">
            <w:drawing>
              <wp:anchor distT="152400" distB="152400" distL="152400" distR="152400" simplePos="0" relativeHeight="251708416" behindDoc="0" locked="0" layoutInCell="1" allowOverlap="1" wp14:anchorId="05DAEE37" wp14:editId="7A0A0F1C">
                <wp:simplePos x="0" y="0"/>
                <wp:positionH relativeFrom="page">
                  <wp:posOffset>2499995</wp:posOffset>
                </wp:positionH>
                <wp:positionV relativeFrom="page">
                  <wp:posOffset>9129395</wp:posOffset>
                </wp:positionV>
                <wp:extent cx="3048000" cy="228600"/>
                <wp:effectExtent l="0" t="0" r="0" b="0"/>
                <wp:wrapSquare wrapText="bothSides"/>
                <wp:docPr id="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8EBD593" w14:textId="063BA1CF" w:rsidR="00031A40" w:rsidRDefault="00031A40" w:rsidP="005F3EA9">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814" w:author="Maxime Escourbiac" w:date="2011-03-14T02:43:00Z">
                              <w:r w:rsidDel="000876F0">
                                <w:delText>TODO</w:delText>
                              </w:r>
                            </w:del>
                            <w:ins w:id="815" w:author="Maxime Escourbiac" w:date="2011-03-14T02:43:00Z">
                              <w:r>
                                <w:t>24</w:t>
                              </w:r>
                            </w:ins>
                            <w:r>
                              <w:t xml:space="preserve">: Partie du diagramme UML concernant les </w:t>
                            </w:r>
                            <w:ins w:id="816" w:author="Maxime Escourbiac" w:date="2011-03-15T00:04:00Z">
                              <w:r>
                                <w:t>M</w:t>
                              </w:r>
                            </w:ins>
                            <w:del w:id="817" w:author="Maxime Escourbiac" w:date="2011-03-15T00:04:00Z">
                              <w:r w:rsidDel="00B37634">
                                <w:delText>m</w:delText>
                              </w:r>
                            </w:del>
                            <w:r>
                              <w:t>arche</w:t>
                            </w:r>
                            <w:del w:id="818" w:author="Maxime Escourbiac" w:date="2011-03-15T00:04:00Z">
                              <w:r w:rsidDel="00B37634">
                                <w:delTex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56" style="position:absolute;margin-left:196.85pt;margin-top:718.85pt;width:240pt;height:18pt;z-index:25170841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" filled="f" stroked="f" strokeweight="1pt">
                <v:path arrowok="t"/>
                <v:textbox inset="0,0,0,0">
                  <w:txbxContent>
                    <w:p w14:paraId="18EBD593" w14:textId="063BA1CF" w:rsidR="00031A40" w:rsidRDefault="00031A40" w:rsidP="005F3EA9">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r>
                        <w:t xml:space="preserve">fig </w:t>
                      </w:r>
                      <w:del w:id="827" w:author="Maxime Escourbiac" w:date="2011-03-14T02:43:00Z">
                        <w:r w:rsidDel="000876F0">
                          <w:delText>TODO</w:delText>
                        </w:r>
                      </w:del>
                      <w:ins w:id="828" w:author="Maxime Escourbiac" w:date="2011-03-14T02:43:00Z">
                        <w:r>
                          <w:t>24</w:t>
                        </w:r>
                      </w:ins>
                      <w:r>
                        <w:t xml:space="preserve">: Partie du diagramme UML concernant les </w:t>
                      </w:r>
                      <w:ins w:id="829" w:author="Maxime Escourbiac" w:date="2011-03-15T00:04:00Z">
                        <w:r>
                          <w:t>M</w:t>
                        </w:r>
                      </w:ins>
                      <w:del w:id="830" w:author="Maxime Escourbiac" w:date="2011-03-15T00:04:00Z">
                        <w:r w:rsidDel="00B37634">
                          <w:delText>m</w:delText>
                        </w:r>
                      </w:del>
                      <w:r>
                        <w:t>arche</w:t>
                      </w:r>
                      <w:del w:id="831" w:author="Maxime Escourbiac" w:date="2011-03-15T00:04:00Z">
                        <w:r w:rsidDel="00B37634">
                          <w:delText>s</w:delText>
                        </w:r>
                      </w:del>
                    </w:p>
                  </w:txbxContent>
                </v:textbox>
                <w10:wrap type="square" anchorx="page" anchory="page"/>
              </v:rect>
            </w:pict>
          </mc:Fallback>
        </mc:AlternateContent>
      </w:r>
    </w:p>
    <w:p w14:paraId="509BD33E" w14:textId="77777777" w:rsidR="00FD128F" w:rsidRDefault="00FD128F" w:rsidP="00FD128F">
      <w:pPr>
        <w:pStyle w:val="Formatlibre"/>
        <w:spacing w:line="240" w:lineRule="auto"/>
        <w:rPr>
          <w:rFonts w:ascii="Helvetica Neue" w:hAnsi="Helvetica Neue"/>
          <w:b/>
          <w:sz w:val="20"/>
          <w:u w:val="single"/>
        </w:rPr>
      </w:pPr>
    </w:p>
    <w:p w14:paraId="0503CE24" w14:textId="34A95F96" w:rsidR="00FD128F" w:rsidRDefault="00FD128F" w:rsidP="00FD128F">
      <w:pPr>
        <w:pStyle w:val="Formatlibre"/>
        <w:spacing w:line="240" w:lineRule="auto"/>
        <w:rPr>
          <w:rFonts w:ascii="Helvetica Neue" w:hAnsi="Helvetica Neue"/>
          <w:b/>
          <w:sz w:val="20"/>
          <w:u w:val="single"/>
        </w:rPr>
      </w:pPr>
      <w:r>
        <w:rPr>
          <w:noProof/>
          <w:lang w:val="en-US" w:eastAsia="en-US"/>
        </w:rPr>
        <w:drawing>
          <wp:anchor distT="152400" distB="152400" distL="152400" distR="152400" simplePos="0" relativeHeight="251707392" behindDoc="0" locked="0" layoutInCell="1" allowOverlap="1" wp14:anchorId="10DDEE71" wp14:editId="79C73968">
            <wp:simplePos x="0" y="0"/>
            <wp:positionH relativeFrom="page">
              <wp:posOffset>578485</wp:posOffset>
            </wp:positionH>
            <wp:positionV relativeFrom="page">
              <wp:posOffset>5471795</wp:posOffset>
            </wp:positionV>
            <wp:extent cx="6400165" cy="3554730"/>
            <wp:effectExtent l="0" t="0" r="635" b="1270"/>
            <wp:wrapThrough wrapText="bothSides">
              <wp:wrapPolygon edited="0">
                <wp:start x="0" y="0"/>
                <wp:lineTo x="0" y="21453"/>
                <wp:lineTo x="21516" y="21453"/>
                <wp:lineTo x="21516"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0165" cy="3554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574567" w14:textId="529AC67D" w:rsidR="003F0D7F" w:rsidRPr="00FD128F" w:rsidRDefault="003F0D7F" w:rsidP="00FD128F">
      <w:pPr>
        <w:pStyle w:val="Formatlibre"/>
        <w:spacing w:line="240" w:lineRule="auto"/>
        <w:rPr>
          <w:rFonts w:ascii="Helvetica Neue" w:hAnsi="Helvetica Neue"/>
          <w:b/>
          <w:sz w:val="20"/>
          <w:u w:val="single"/>
        </w:rPr>
      </w:pPr>
    </w:p>
    <w:p w14:paraId="2F3D064A" w14:textId="77777777" w:rsidR="00FD128F" w:rsidRDefault="00FD128F" w:rsidP="003F0D7F">
      <w:pPr>
        <w:pStyle w:val="NoSpacing"/>
      </w:pPr>
    </w:p>
    <w:p w14:paraId="22F729A2" w14:textId="4A8C6110" w:rsidR="003F0D7F" w:rsidRDefault="003F0D7F">
      <w:pPr>
        <w:pStyle w:val="NoSpacing"/>
        <w:jc w:val="both"/>
        <w:rPr>
          <w:rFonts w:ascii="Times New Roman" w:hAnsi="Times New Roman"/>
        </w:rPr>
        <w:pPrChange w:id="819" w:author="Maxime Escourbiac" w:date="2011-03-14T02:43:00Z">
          <w:pPr>
            <w:pStyle w:val="NoSpacing"/>
          </w:pPr>
        </w:pPrChange>
      </w:pPr>
      <w:r>
        <w:t xml:space="preserve">Une marche permet de calculer les accélérations et freinages, et donc les vitesses d'un train sur un parcours. La marche possède des </w:t>
      </w:r>
      <w:proofErr w:type="spellStart"/>
      <w:r>
        <w:t>detailsMarche</w:t>
      </w:r>
      <w:proofErr w:type="spellEnd"/>
      <w:r>
        <w:t xml:space="preserve"> </w:t>
      </w:r>
      <w:del w:id="820" w:author="Maxime Escourbiac" w:date="2011-03-14T02:44:00Z">
        <w:r w:rsidDel="000876F0">
          <w:delText>( détails</w:delText>
        </w:r>
      </w:del>
      <w:ins w:id="821" w:author="Maxime Escourbiac" w:date="2011-03-14T02:44:00Z">
        <w:r w:rsidR="000876F0">
          <w:t>(détails</w:t>
        </w:r>
      </w:ins>
      <w:r>
        <w:t xml:space="preserve"> de la </w:t>
      </w:r>
      <w:del w:id="822" w:author="Maxime Escourbiac" w:date="2011-03-14T02:44:00Z">
        <w:r w:rsidDel="000876F0">
          <w:delText>marche )</w:delText>
        </w:r>
      </w:del>
      <w:ins w:id="823" w:author="Maxime Escourbiac" w:date="2011-03-14T02:44:00Z">
        <w:r w:rsidR="000876F0">
          <w:t>marche)</w:t>
        </w:r>
      </w:ins>
      <w:r>
        <w:t xml:space="preserve">, des </w:t>
      </w:r>
      <w:proofErr w:type="spellStart"/>
      <w:r>
        <w:t>SpecCaracTechnique</w:t>
      </w:r>
      <w:proofErr w:type="spellEnd"/>
      <w:r>
        <w:t xml:space="preserve"> </w:t>
      </w:r>
      <w:del w:id="824" w:author="Maxime Escourbiac" w:date="2011-03-14T16:17:00Z">
        <w:r w:rsidDel="00FE2E62">
          <w:delText>( caractéristiques</w:delText>
        </w:r>
      </w:del>
      <w:ins w:id="825" w:author="Maxime Escourbiac" w:date="2011-03-14T16:17:00Z">
        <w:r w:rsidR="00FE2E62">
          <w:t xml:space="preserve">(caractéristiques </w:t>
        </w:r>
      </w:ins>
      <w:del w:id="826" w:author="Maxime Escourbiac" w:date="2011-03-14T16:17:00Z">
        <w:r w:rsidDel="00FE2E62">
          <w:delText xml:space="preserve"> </w:delText>
        </w:r>
      </w:del>
      <w:r>
        <w:t xml:space="preserve">techniques à </w:t>
      </w:r>
      <w:del w:id="827" w:author="Maxime Escourbiac" w:date="2011-03-14T16:17:00Z">
        <w:r w:rsidDel="00FE2E62">
          <w:delText>respecter )</w:delText>
        </w:r>
      </w:del>
      <w:ins w:id="828" w:author="Maxime Escourbiac" w:date="2011-03-14T16:17:00Z">
        <w:r w:rsidR="00FE2E62">
          <w:t>respecter)</w:t>
        </w:r>
      </w:ins>
      <w:r>
        <w:t xml:space="preserve">, des </w:t>
      </w:r>
      <w:proofErr w:type="spellStart"/>
      <w:r>
        <w:t>chgmntCaracteristiqueTechnique</w:t>
      </w:r>
      <w:proofErr w:type="spellEnd"/>
      <w:r>
        <w:t xml:space="preserve"> </w:t>
      </w:r>
      <w:del w:id="829" w:author="Maxime Escourbiac" w:date="2011-03-14T20:09:00Z">
        <w:r w:rsidDel="00C05C9E">
          <w:delText>( changements</w:delText>
        </w:r>
      </w:del>
      <w:ins w:id="830" w:author="Maxime Escourbiac" w:date="2011-03-14T20:09:00Z">
        <w:r w:rsidR="00C05C9E">
          <w:t>(changements</w:t>
        </w:r>
      </w:ins>
      <w:r>
        <w:t xml:space="preserve"> pendant le parcours du </w:t>
      </w:r>
      <w:del w:id="831" w:author="Maxime Escourbiac" w:date="2011-03-14T20:09:00Z">
        <w:r w:rsidDel="00C05C9E">
          <w:delText>train )</w:delText>
        </w:r>
      </w:del>
      <w:ins w:id="832" w:author="Maxime Escourbiac" w:date="2011-03-14T20:09:00Z">
        <w:r w:rsidR="00C05C9E">
          <w:t>train)</w:t>
        </w:r>
      </w:ins>
      <w:r>
        <w:t xml:space="preserve">, des spécificités de techniques et des </w:t>
      </w:r>
      <w:proofErr w:type="spellStart"/>
      <w:r>
        <w:t>specMarches</w:t>
      </w:r>
      <w:proofErr w:type="spellEnd"/>
      <w:r>
        <w:t>.</w:t>
      </w:r>
    </w:p>
    <w:p w14:paraId="408F3E86" w14:textId="7154C3B5" w:rsidR="00C66A63" w:rsidRDefault="00C66A63" w:rsidP="005F3EA9">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rFonts w:ascii="Times New Roman" w:hAnsi="Times New Roman"/>
          <w:sz w:val="24"/>
        </w:rPr>
      </w:pPr>
    </w:p>
    <w:p w14:paraId="54BA0ADA" w14:textId="611027F6" w:rsidR="005F3EA9" w:rsidRDefault="00717C6D" w:rsidP="00C66A63">
      <w:pPr>
        <w:pStyle w:val="NoSpacing"/>
      </w:pPr>
      <w:r>
        <w:rPr>
          <w:noProof/>
          <w:lang w:val="en-US"/>
        </w:rPr>
        <w:drawing>
          <wp:anchor distT="152400" distB="152400" distL="152400" distR="152400" simplePos="0" relativeHeight="251709440" behindDoc="0" locked="0" layoutInCell="1" allowOverlap="1" wp14:anchorId="5BCFB184" wp14:editId="63358E91">
            <wp:simplePos x="0" y="0"/>
            <wp:positionH relativeFrom="page">
              <wp:posOffset>1662430</wp:posOffset>
            </wp:positionH>
            <wp:positionV relativeFrom="page">
              <wp:posOffset>2271395</wp:posOffset>
            </wp:positionV>
            <wp:extent cx="4231005" cy="3035300"/>
            <wp:effectExtent l="0" t="0" r="10795" b="12700"/>
            <wp:wrapThrough wrapText="bothSides">
              <wp:wrapPolygon edited="0">
                <wp:start x="0" y="0"/>
                <wp:lineTo x="0" y="21510"/>
                <wp:lineTo x="21525" y="21510"/>
                <wp:lineTo x="21525" y="0"/>
                <wp:lineTo x="0"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31005" cy="303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3EA9">
        <w:tab/>
      </w:r>
    </w:p>
    <w:p w14:paraId="003F39C5" w14:textId="7A2B50A3" w:rsidR="005F3EA9" w:rsidRDefault="005F3EA9" w:rsidP="005F3EA9">
      <w:pPr>
        <w:pStyle w:val="Formatlibre"/>
        <w:rPr>
          <w:sz w:val="20"/>
        </w:rPr>
      </w:pPr>
    </w:p>
    <w:p w14:paraId="1497F59D" w14:textId="2E085C47" w:rsidR="005F3EA9" w:rsidRDefault="005F3EA9" w:rsidP="005F3EA9">
      <w:pPr>
        <w:pStyle w:val="Formatlibre"/>
        <w:rPr>
          <w:sz w:val="20"/>
        </w:rPr>
      </w:pPr>
    </w:p>
    <w:p w14:paraId="24B6409C" w14:textId="49CD38FD" w:rsidR="005F3EA9" w:rsidRDefault="005F3EA9" w:rsidP="005F3EA9">
      <w:pPr>
        <w:pStyle w:val="Formatlibre"/>
        <w:rPr>
          <w:sz w:val="20"/>
        </w:rPr>
      </w:pPr>
    </w:p>
    <w:p w14:paraId="7ED967D5" w14:textId="77777777" w:rsidR="005F3EA9" w:rsidRDefault="005F3EA9" w:rsidP="005F3EA9">
      <w:pPr>
        <w:pStyle w:val="Formatlibre"/>
        <w:rPr>
          <w:sz w:val="20"/>
        </w:rPr>
      </w:pPr>
    </w:p>
    <w:p w14:paraId="75714D83" w14:textId="77777777" w:rsidR="005F3EA9" w:rsidRDefault="005F3EA9" w:rsidP="005F3EA9">
      <w:pPr>
        <w:pStyle w:val="Formatlibre"/>
        <w:rPr>
          <w:sz w:val="20"/>
        </w:rPr>
      </w:pPr>
    </w:p>
    <w:p w14:paraId="16B7939A" w14:textId="77777777" w:rsidR="005F3EA9" w:rsidRDefault="005F3EA9" w:rsidP="005F3EA9">
      <w:pPr>
        <w:pStyle w:val="Formatlibre"/>
        <w:rPr>
          <w:sz w:val="20"/>
        </w:rPr>
      </w:pPr>
    </w:p>
    <w:p w14:paraId="1BA63BE9" w14:textId="77777777" w:rsidR="005F3EA9" w:rsidRDefault="005F3EA9" w:rsidP="005F3EA9">
      <w:pPr>
        <w:pStyle w:val="Formatlibre"/>
        <w:rPr>
          <w:sz w:val="20"/>
        </w:rPr>
      </w:pPr>
    </w:p>
    <w:p w14:paraId="53551FA0" w14:textId="522183A6" w:rsidR="005F3EA9" w:rsidRDefault="005F3EA9" w:rsidP="005F3EA9">
      <w:pPr>
        <w:pStyle w:val="Formatlibre"/>
        <w:rPr>
          <w:sz w:val="20"/>
        </w:rPr>
      </w:pPr>
    </w:p>
    <w:p w14:paraId="03AB2FFE" w14:textId="77777777" w:rsidR="005F3EA9" w:rsidRDefault="005F3EA9" w:rsidP="005F3EA9">
      <w:pPr>
        <w:pStyle w:val="Formatlibre"/>
        <w:rPr>
          <w:sz w:val="20"/>
        </w:rPr>
      </w:pPr>
    </w:p>
    <w:p w14:paraId="595CE835" w14:textId="77777777" w:rsidR="005F3EA9" w:rsidRDefault="005F3EA9" w:rsidP="005F3EA9">
      <w:pPr>
        <w:pStyle w:val="Formatlibre"/>
        <w:rPr>
          <w:sz w:val="20"/>
        </w:rPr>
      </w:pPr>
    </w:p>
    <w:p w14:paraId="5C45174A" w14:textId="77777777" w:rsidR="005F3EA9" w:rsidRDefault="005F3EA9" w:rsidP="005F3EA9">
      <w:pPr>
        <w:pStyle w:val="Formatlibre"/>
        <w:rPr>
          <w:sz w:val="20"/>
        </w:rPr>
      </w:pPr>
    </w:p>
    <w:p w14:paraId="619B4A26" w14:textId="77777777" w:rsidR="005F3EA9" w:rsidRDefault="005F3EA9" w:rsidP="005F3EA9">
      <w:pPr>
        <w:pStyle w:val="Formatlibre"/>
        <w:rPr>
          <w:sz w:val="20"/>
        </w:rPr>
      </w:pPr>
    </w:p>
    <w:p w14:paraId="1D786C99" w14:textId="77777777" w:rsidR="005F3EA9" w:rsidRDefault="005F3EA9" w:rsidP="005F3EA9">
      <w:pPr>
        <w:pStyle w:val="Formatlibre"/>
        <w:rPr>
          <w:sz w:val="20"/>
        </w:rPr>
      </w:pPr>
    </w:p>
    <w:p w14:paraId="2FEAE66D" w14:textId="77777777" w:rsidR="005F3EA9" w:rsidRDefault="005F3EA9" w:rsidP="005F3EA9">
      <w:pPr>
        <w:pStyle w:val="Formatlibre"/>
        <w:rPr>
          <w:sz w:val="20"/>
        </w:rPr>
      </w:pPr>
    </w:p>
    <w:p w14:paraId="6196A9F4" w14:textId="6A0E5798" w:rsidR="005F3EA9" w:rsidRDefault="005F3EA9" w:rsidP="005F3EA9">
      <w:pPr>
        <w:pStyle w:val="Formatlibre"/>
        <w:rPr>
          <w:sz w:val="20"/>
        </w:rPr>
      </w:pPr>
    </w:p>
    <w:p w14:paraId="6C02E4FB" w14:textId="7AC72AEA" w:rsidR="005F3EA9" w:rsidRDefault="00717C6D" w:rsidP="005F3EA9">
      <w:pPr>
        <w:pStyle w:val="Formatlibre"/>
        <w:rPr>
          <w:sz w:val="20"/>
        </w:rPr>
      </w:pPr>
      <w:r>
        <w:rPr>
          <w:noProof/>
          <w:lang w:val="en-US" w:eastAsia="en-US"/>
        </w:rPr>
        <mc:AlternateContent>
          <mc:Choice Requires="wps">
            <w:drawing>
              <wp:anchor distT="152400" distB="152400" distL="152400" distR="152400" simplePos="0" relativeHeight="251710464" behindDoc="0" locked="0" layoutInCell="1" allowOverlap="1" wp14:anchorId="4C7647B5" wp14:editId="45C65F0C">
                <wp:simplePos x="0" y="0"/>
                <wp:positionH relativeFrom="page">
                  <wp:posOffset>2042795</wp:posOffset>
                </wp:positionH>
                <wp:positionV relativeFrom="page">
                  <wp:posOffset>5471795</wp:posOffset>
                </wp:positionV>
                <wp:extent cx="2997200" cy="190500"/>
                <wp:effectExtent l="0" t="0" r="0" b="12700"/>
                <wp:wrapSquare wrapText="bothSides"/>
                <wp:docPr id="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72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9AA97B1" w14:textId="3DFBA30C" w:rsidR="00031A40" w:rsidRDefault="00031A40" w:rsidP="005F3EA9">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proofErr w:type="spellStart"/>
                            <w:r>
                              <w:t>Fig</w:t>
                            </w:r>
                            <w:proofErr w:type="spellEnd"/>
                            <w:r>
                              <w:t xml:space="preserve"> </w:t>
                            </w:r>
                            <w:del w:id="833" w:author="Maxime Escourbiac" w:date="2011-03-14T02:43:00Z">
                              <w:r w:rsidDel="000876F0">
                                <w:delText>TODO</w:delText>
                              </w:r>
                            </w:del>
                            <w:ins w:id="834" w:author="Maxime Escourbiac" w:date="2011-03-14T20:10:00Z">
                              <w:r>
                                <w:t>25</w:t>
                              </w:r>
                            </w:ins>
                            <w:r>
                              <w:t xml:space="preserve">: Partie du diagramme UML sur les </w:t>
                            </w:r>
                            <w:proofErr w:type="spellStart"/>
                            <w:r>
                              <w:t>DétailsMarche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57" style="position:absolute;margin-left:160.85pt;margin-top:430.85pt;width:236pt;height:15pt;z-index:25171046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" filled="f" stroked="f" strokeweight="1pt">
                <v:path arrowok="t"/>
                <v:textbox inset="0,0,0,0">
                  <w:txbxContent>
                    <w:p w14:paraId="39AA97B1" w14:textId="3DFBA30C" w:rsidR="00031A40" w:rsidRDefault="00031A40" w:rsidP="005F3EA9">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r>
                        <w:t xml:space="preserve">Fig </w:t>
                      </w:r>
                      <w:del w:id="848" w:author="Maxime Escourbiac" w:date="2011-03-14T02:43:00Z">
                        <w:r w:rsidDel="000876F0">
                          <w:delText>TODO</w:delText>
                        </w:r>
                      </w:del>
                      <w:ins w:id="849" w:author="Maxime Escourbiac" w:date="2011-03-14T20:10:00Z">
                        <w:r>
                          <w:t>25</w:t>
                        </w:r>
                      </w:ins>
                      <w:r>
                        <w:t>: Partie du diagramme UML sur les DétailsMarche</w:t>
                      </w:r>
                    </w:p>
                  </w:txbxContent>
                </v:textbox>
                <w10:wrap type="square" anchorx="page" anchory="page"/>
              </v:rect>
            </w:pict>
          </mc:Fallback>
        </mc:AlternateContent>
      </w:r>
    </w:p>
    <w:p w14:paraId="46176E3D" w14:textId="77777777" w:rsidR="005F3EA9" w:rsidDel="000876F0" w:rsidRDefault="005F3EA9" w:rsidP="005F3EA9">
      <w:pPr>
        <w:pStyle w:val="Formatlibre"/>
        <w:rPr>
          <w:del w:id="835" w:author="Maxime Escourbiac" w:date="2011-03-14T02:44:00Z"/>
          <w:sz w:val="20"/>
        </w:rPr>
      </w:pPr>
    </w:p>
    <w:p w14:paraId="0BECFA26" w14:textId="60A02563" w:rsidR="005F3EA9" w:rsidDel="000876F0" w:rsidRDefault="005F3EA9" w:rsidP="005F3EA9">
      <w:pPr>
        <w:pStyle w:val="Formatlibre"/>
        <w:rPr>
          <w:del w:id="836" w:author="Maxime Escourbiac" w:date="2011-03-14T02:44:00Z"/>
          <w:sz w:val="20"/>
        </w:rPr>
      </w:pPr>
      <w:del w:id="837" w:author="Maxime Escourbiac" w:date="2011-03-14T02:44:00Z">
        <w:r w:rsidDel="000876F0">
          <w:rPr>
            <w:sz w:val="20"/>
          </w:rPr>
          <w:cr/>
        </w:r>
        <w:r w:rsidDel="000876F0">
          <w:rPr>
            <w:sz w:val="20"/>
          </w:rPr>
          <w:cr/>
        </w:r>
      </w:del>
    </w:p>
    <w:p w14:paraId="006117A0" w14:textId="77777777" w:rsidR="003F0D7F" w:rsidDel="000876F0" w:rsidRDefault="005F3EA9" w:rsidP="00C66A63">
      <w:pPr>
        <w:pStyle w:val="NoSpacing"/>
        <w:rPr>
          <w:del w:id="838" w:author="Maxime Escourbiac" w:date="2011-03-14T02:44:00Z"/>
        </w:rPr>
      </w:pPr>
      <w:del w:id="839" w:author="Maxime Escourbiac" w:date="2011-03-14T02:44:00Z">
        <w:r w:rsidDel="000876F0">
          <w:tab/>
        </w:r>
      </w:del>
    </w:p>
    <w:p w14:paraId="0CE4C76A" w14:textId="77777777" w:rsidR="003F0D7F" w:rsidDel="000876F0" w:rsidRDefault="003F0D7F" w:rsidP="00C66A63">
      <w:pPr>
        <w:pStyle w:val="NoSpacing"/>
        <w:rPr>
          <w:del w:id="840" w:author="Maxime Escourbiac" w:date="2011-03-14T02:44:00Z"/>
        </w:rPr>
      </w:pPr>
    </w:p>
    <w:p w14:paraId="3FC2E8ED" w14:textId="77777777" w:rsidR="003F0D7F" w:rsidDel="000876F0" w:rsidRDefault="003F0D7F" w:rsidP="00C66A63">
      <w:pPr>
        <w:pStyle w:val="NoSpacing"/>
        <w:rPr>
          <w:del w:id="841" w:author="Maxime Escourbiac" w:date="2011-03-14T02:44:00Z"/>
        </w:rPr>
      </w:pPr>
    </w:p>
    <w:p w14:paraId="336EA783" w14:textId="77777777" w:rsidR="003F0D7F" w:rsidRDefault="003F0D7F">
      <w:pPr>
        <w:pStyle w:val="Formatlibre"/>
        <w:pPrChange w:id="842" w:author="Maxime Escourbiac" w:date="2011-03-14T02:44:00Z">
          <w:pPr>
            <w:pStyle w:val="NoSpacing"/>
          </w:pPr>
        </w:pPrChange>
      </w:pPr>
    </w:p>
    <w:p w14:paraId="1D452B12" w14:textId="5C497B23" w:rsidR="005F3EA9" w:rsidRDefault="005F3EA9" w:rsidP="00C66A63">
      <w:pPr>
        <w:pStyle w:val="NoSpacing"/>
        <w:rPr>
          <w:u w:color="000000"/>
        </w:rPr>
      </w:pPr>
      <w:r>
        <w:t xml:space="preserve">Premièrement, les </w:t>
      </w:r>
      <w:proofErr w:type="spellStart"/>
      <w:r>
        <w:rPr>
          <w:u w:color="000000"/>
        </w:rPr>
        <w:t>DetailsMarche</w:t>
      </w:r>
      <w:proofErr w:type="spellEnd"/>
      <w:r>
        <w:rPr>
          <w:u w:color="000000"/>
        </w:rPr>
        <w:t xml:space="preserve"> décrivent les différentes étapes de marche du train. Cela peut être un arrêt (</w:t>
      </w:r>
      <w:del w:id="843" w:author="Maxime Escourbiac" w:date="2011-03-16T01:26:00Z">
        <w:r w:rsidDel="0034752E">
          <w:rPr>
            <w:u w:color="000000"/>
          </w:rPr>
          <w:delText xml:space="preserve"> </w:delText>
        </w:r>
      </w:del>
      <w:proofErr w:type="spellStart"/>
      <w:r>
        <w:rPr>
          <w:u w:color="000000"/>
        </w:rPr>
        <w:t>DetailMarcheArret</w:t>
      </w:r>
      <w:proofErr w:type="spellEnd"/>
      <w:del w:id="844" w:author="Maxime Escourbiac" w:date="2011-03-16T01:26:00Z">
        <w:r w:rsidDel="0034752E">
          <w:rPr>
            <w:u w:color="000000"/>
          </w:rPr>
          <w:delText xml:space="preserve"> </w:delText>
        </w:r>
      </w:del>
      <w:r>
        <w:rPr>
          <w:u w:color="000000"/>
        </w:rPr>
        <w:t>), un départ (</w:t>
      </w:r>
      <w:proofErr w:type="spellStart"/>
      <w:r>
        <w:rPr>
          <w:u w:color="000000"/>
        </w:rPr>
        <w:t>DetailMarcheDepart</w:t>
      </w:r>
      <w:proofErr w:type="spellEnd"/>
      <w:r>
        <w:rPr>
          <w:u w:color="000000"/>
        </w:rPr>
        <w:t>), ou un passage (</w:t>
      </w:r>
      <w:proofErr w:type="spellStart"/>
      <w:r>
        <w:rPr>
          <w:u w:color="000000"/>
        </w:rPr>
        <w:t>DetailPassage</w:t>
      </w:r>
      <w:proofErr w:type="spellEnd"/>
      <w:r>
        <w:rPr>
          <w:u w:color="000000"/>
        </w:rPr>
        <w:t xml:space="preserve">) comme par exemple, le passage d'un tunnel ou d'un pont. On a une spécialisation pour chaque type de </w:t>
      </w:r>
      <w:proofErr w:type="spellStart"/>
      <w:r>
        <w:rPr>
          <w:u w:color="000000"/>
        </w:rPr>
        <w:t>detailMarche</w:t>
      </w:r>
      <w:proofErr w:type="spellEnd"/>
      <w:r>
        <w:rPr>
          <w:u w:color="000000"/>
        </w:rPr>
        <w:t xml:space="preserve">. </w:t>
      </w:r>
      <w:r w:rsidRPr="00CB7269">
        <w:rPr>
          <w:color w:val="auto"/>
          <w:u w:color="000000"/>
          <w:rPrChange w:id="845" w:author="Maxime Escourbiac" w:date="2011-03-16T01:25:00Z">
            <w:rPr>
              <w:u w:color="000000"/>
            </w:rPr>
          </w:rPrChange>
        </w:rPr>
        <w:t xml:space="preserve">De même, on peut spécialiser l'entrée et la sortie du passage </w:t>
      </w:r>
      <w:proofErr w:type="gramStart"/>
      <w:r w:rsidRPr="00CB7269">
        <w:rPr>
          <w:color w:val="auto"/>
          <w:u w:color="000000"/>
          <w:rPrChange w:id="846" w:author="Maxime Escourbiac" w:date="2011-03-16T01:25:00Z">
            <w:rPr>
              <w:u w:color="000000"/>
            </w:rPr>
          </w:rPrChange>
        </w:rPr>
        <w:t xml:space="preserve">( </w:t>
      </w:r>
      <w:proofErr w:type="spellStart"/>
      <w:r w:rsidRPr="00CB7269">
        <w:rPr>
          <w:color w:val="auto"/>
          <w:u w:color="000000"/>
          <w:rPrChange w:id="847" w:author="Maxime Escourbiac" w:date="2011-03-16T01:25:00Z">
            <w:rPr>
              <w:u w:color="000000"/>
            </w:rPr>
          </w:rPrChange>
        </w:rPr>
        <w:t>DetailEntree</w:t>
      </w:r>
      <w:proofErr w:type="spellEnd"/>
      <w:proofErr w:type="gramEnd"/>
      <w:r w:rsidRPr="00CB7269">
        <w:rPr>
          <w:color w:val="auto"/>
          <w:u w:color="000000"/>
          <w:rPrChange w:id="848" w:author="Maxime Escourbiac" w:date="2011-03-16T01:25:00Z">
            <w:rPr>
              <w:u w:color="000000"/>
            </w:rPr>
          </w:rPrChange>
        </w:rPr>
        <w:t xml:space="preserve"> et </w:t>
      </w:r>
      <w:proofErr w:type="spellStart"/>
      <w:r w:rsidRPr="00CB7269">
        <w:rPr>
          <w:color w:val="auto"/>
          <w:u w:color="000000"/>
          <w:rPrChange w:id="849" w:author="Maxime Escourbiac" w:date="2011-03-16T01:25:00Z">
            <w:rPr>
              <w:u w:color="000000"/>
            </w:rPr>
          </w:rPrChange>
        </w:rPr>
        <w:t>DetailSortie</w:t>
      </w:r>
      <w:proofErr w:type="spellEnd"/>
      <w:r w:rsidRPr="00CB7269">
        <w:rPr>
          <w:color w:val="auto"/>
          <w:u w:color="000000"/>
          <w:rPrChange w:id="850" w:author="Maxime Escourbiac" w:date="2011-03-16T01:25:00Z">
            <w:rPr>
              <w:u w:color="000000"/>
            </w:rPr>
          </w:rPrChange>
        </w:rPr>
        <w:t>)</w:t>
      </w:r>
      <w:ins w:id="851" w:author="Maxime Escourbiac" w:date="2011-03-16T01:25:00Z">
        <w:r w:rsidR="00CB7269">
          <w:rPr>
            <w:color w:val="auto"/>
            <w:u w:color="000000"/>
          </w:rPr>
          <w:t>.</w:t>
        </w:r>
      </w:ins>
      <w:del w:id="852" w:author="Maxime Escourbiac" w:date="2011-03-16T01:25:00Z">
        <w:r w:rsidRPr="00CB7269" w:rsidDel="00CB7269">
          <w:rPr>
            <w:color w:val="auto"/>
            <w:u w:color="000000"/>
            <w:rPrChange w:id="853" w:author="Maxime Escourbiac" w:date="2011-03-16T01:25:00Z">
              <w:rPr>
                <w:u w:color="000000"/>
              </w:rPr>
            </w:rPrChange>
          </w:rPr>
          <w:delText>,</w:delText>
        </w:r>
      </w:del>
      <w:r w:rsidRPr="00CB7269">
        <w:rPr>
          <w:color w:val="auto"/>
          <w:u w:color="000000"/>
          <w:rPrChange w:id="854" w:author="Maxime Escourbiac" w:date="2011-03-16T01:25:00Z">
            <w:rPr>
              <w:u w:color="000000"/>
            </w:rPr>
          </w:rPrChange>
        </w:rPr>
        <w:t xml:space="preserve"> </w:t>
      </w:r>
      <w:ins w:id="855" w:author="Maxime Escourbiac" w:date="2011-03-16T01:26:00Z">
        <w:r w:rsidR="00CB7269">
          <w:rPr>
            <w:color w:val="auto"/>
            <w:u w:color="000000"/>
          </w:rPr>
          <w:t>Ils</w:t>
        </w:r>
      </w:ins>
      <w:del w:id="856" w:author="Maxime Escourbiac" w:date="2011-03-16T01:26:00Z">
        <w:r w:rsidRPr="00CB7269" w:rsidDel="00CB7269">
          <w:rPr>
            <w:color w:val="auto"/>
            <w:u w:color="000000"/>
            <w:rPrChange w:id="857" w:author="Maxime Escourbiac" w:date="2011-03-16T01:25:00Z">
              <w:rPr>
                <w:u w:color="000000"/>
              </w:rPr>
            </w:rPrChange>
          </w:rPr>
          <w:delText>qui</w:delText>
        </w:r>
      </w:del>
      <w:r w:rsidRPr="00CB7269">
        <w:rPr>
          <w:color w:val="auto"/>
          <w:u w:color="000000"/>
          <w:rPrChange w:id="858" w:author="Maxime Escourbiac" w:date="2011-03-16T01:25:00Z">
            <w:rPr>
              <w:u w:color="000000"/>
            </w:rPr>
          </w:rPrChange>
        </w:rPr>
        <w:t xml:space="preserve"> peuvent également être spécialisé</w:t>
      </w:r>
      <w:ins w:id="859" w:author="Maxime Escourbiac" w:date="2011-03-14T16:17:00Z">
        <w:r w:rsidR="00FE2E62" w:rsidRPr="00CB7269">
          <w:rPr>
            <w:color w:val="auto"/>
            <w:u w:color="000000"/>
            <w:rPrChange w:id="860" w:author="Maxime Escourbiac" w:date="2011-03-16T01:25:00Z">
              <w:rPr>
                <w:u w:color="000000"/>
              </w:rPr>
            </w:rPrChange>
          </w:rPr>
          <w:t>e</w:t>
        </w:r>
      </w:ins>
      <w:r w:rsidRPr="00CB7269">
        <w:rPr>
          <w:color w:val="auto"/>
          <w:u w:color="000000"/>
          <w:rPrChange w:id="861" w:author="Maxime Escourbiac" w:date="2011-03-16T01:25:00Z">
            <w:rPr>
              <w:u w:color="000000"/>
            </w:rPr>
          </w:rPrChange>
        </w:rPr>
        <w:t xml:space="preserve">s pour représenter l’entrée de la tête </w:t>
      </w:r>
      <w:ins w:id="862" w:author="Maxime Escourbiac" w:date="2011-03-16T01:26:00Z">
        <w:r w:rsidR="00CB7269">
          <w:rPr>
            <w:color w:val="auto"/>
            <w:u w:color="000000"/>
          </w:rPr>
          <w:t>d</w:t>
        </w:r>
      </w:ins>
      <w:del w:id="863" w:author="Maxime Escourbiac" w:date="2011-03-16T01:26:00Z">
        <w:r w:rsidRPr="00CB7269" w:rsidDel="00CB7269">
          <w:rPr>
            <w:color w:val="auto"/>
            <w:u w:color="000000"/>
            <w:rPrChange w:id="864" w:author="Maxime Escourbiac" w:date="2011-03-16T01:25:00Z">
              <w:rPr>
                <w:u w:color="000000"/>
              </w:rPr>
            </w:rPrChange>
          </w:rPr>
          <w:delText>s</w:delText>
        </w:r>
      </w:del>
      <w:r w:rsidRPr="00CB7269">
        <w:rPr>
          <w:color w:val="auto"/>
          <w:u w:color="000000"/>
          <w:rPrChange w:id="865" w:author="Maxime Escourbiac" w:date="2011-03-16T01:25:00Z">
            <w:rPr>
              <w:u w:color="000000"/>
            </w:rPr>
          </w:rPrChange>
        </w:rPr>
        <w:t>u train et l’entrée de la queue du train (</w:t>
      </w:r>
      <w:del w:id="866" w:author="Maxime Escourbiac" w:date="2011-03-16T01:26:00Z">
        <w:r w:rsidRPr="00CB7269" w:rsidDel="0034752E">
          <w:rPr>
            <w:color w:val="auto"/>
            <w:u w:color="000000"/>
            <w:rPrChange w:id="867" w:author="Maxime Escourbiac" w:date="2011-03-16T01:25:00Z">
              <w:rPr>
                <w:u w:color="000000"/>
              </w:rPr>
            </w:rPrChange>
          </w:rPr>
          <w:delText xml:space="preserve"> </w:delText>
        </w:r>
      </w:del>
      <w:r w:rsidRPr="00CB7269">
        <w:rPr>
          <w:color w:val="auto"/>
          <w:u w:color="000000"/>
          <w:rPrChange w:id="868" w:author="Maxime Escourbiac" w:date="2011-03-16T01:25:00Z">
            <w:rPr>
              <w:u w:color="000000"/>
            </w:rPr>
          </w:rPrChange>
        </w:rPr>
        <w:t>il en est de même pour la sortie</w:t>
      </w:r>
      <w:del w:id="869" w:author="Maxime Escourbiac" w:date="2011-03-16T01:26:00Z">
        <w:r w:rsidRPr="00CB7269" w:rsidDel="0034752E">
          <w:rPr>
            <w:color w:val="auto"/>
            <w:u w:color="000000"/>
            <w:rPrChange w:id="870" w:author="Maxime Escourbiac" w:date="2011-03-16T01:25:00Z">
              <w:rPr>
                <w:u w:color="000000"/>
              </w:rPr>
            </w:rPrChange>
          </w:rPr>
          <w:delText xml:space="preserve"> </w:delText>
        </w:r>
      </w:del>
      <w:r w:rsidRPr="00CB7269">
        <w:rPr>
          <w:color w:val="auto"/>
          <w:u w:color="000000"/>
          <w:rPrChange w:id="871" w:author="Maxime Escourbiac" w:date="2011-03-16T01:25:00Z">
            <w:rPr>
              <w:u w:color="000000"/>
            </w:rPr>
          </w:rPrChange>
        </w:rPr>
        <w:t>).</w:t>
      </w:r>
    </w:p>
    <w:p w14:paraId="01920BEA" w14:textId="4297336E" w:rsidR="005F3EA9" w:rsidRDefault="005F3EA9" w:rsidP="00C66A63">
      <w:pPr>
        <w:pStyle w:val="NoSpacing"/>
        <w:rPr>
          <w:u w:color="000000"/>
        </w:rPr>
      </w:pPr>
      <w:r>
        <w:rPr>
          <w:u w:color="000000"/>
        </w:rPr>
        <w:t xml:space="preserve">Un détail fait référence à une </w:t>
      </w:r>
      <w:proofErr w:type="spellStart"/>
      <w:r>
        <w:rPr>
          <w:u w:color="000000"/>
        </w:rPr>
        <w:t>ressourceInfra</w:t>
      </w:r>
      <w:proofErr w:type="spellEnd"/>
      <w:r>
        <w:rPr>
          <w:u w:color="000000"/>
        </w:rPr>
        <w:t xml:space="preserve"> qui représente l'infrastructure correspondante. Par exemple, un arrêt peut se faire dans une gare et un passage dans un tunnel, un pont ou une </w:t>
      </w:r>
      <w:del w:id="872" w:author="Maxime Escourbiac" w:date="2011-03-14T16:18:00Z">
        <w:r w:rsidDel="00FE2E62">
          <w:rPr>
            <w:u w:color="000000"/>
          </w:rPr>
          <w:delText>coubure</w:delText>
        </w:r>
      </w:del>
      <w:ins w:id="873" w:author="Maxime Escourbiac" w:date="2011-03-14T16:18:00Z">
        <w:r w:rsidR="00FE2E62">
          <w:rPr>
            <w:u w:color="000000"/>
          </w:rPr>
          <w:t>courbure</w:t>
        </w:r>
      </w:ins>
      <w:r>
        <w:rPr>
          <w:u w:color="000000"/>
        </w:rPr>
        <w:t>.</w:t>
      </w:r>
    </w:p>
    <w:p w14:paraId="5ADFB03A" w14:textId="77777777" w:rsidR="005F3EA9" w:rsidRDefault="005F3EA9" w:rsidP="00C66A63">
      <w:pPr>
        <w:pStyle w:val="NoSpacing"/>
        <w:rPr>
          <w:u w:color="000000"/>
        </w:rPr>
      </w:pPr>
      <w:r>
        <w:rPr>
          <w:u w:color="000000"/>
        </w:rPr>
        <w:t>Il fait également référence à un horaire (</w:t>
      </w:r>
      <w:proofErr w:type="spellStart"/>
      <w:r>
        <w:rPr>
          <w:u w:color="000000"/>
        </w:rPr>
        <w:t>horairisation</w:t>
      </w:r>
      <w:proofErr w:type="spellEnd"/>
      <w:r>
        <w:rPr>
          <w:u w:color="000000"/>
        </w:rPr>
        <w:t>).</w:t>
      </w:r>
    </w:p>
    <w:p w14:paraId="52787EF5" w14:textId="4BDBB463" w:rsidR="005F3EA9" w:rsidRDefault="005F3EA9" w:rsidP="00C66A63">
      <w:pPr>
        <w:pStyle w:val="NoSpacing"/>
        <w:rPr>
          <w:u w:color="000000"/>
        </w:rPr>
      </w:pPr>
      <w:r>
        <w:rPr>
          <w:u w:color="000000"/>
        </w:rPr>
        <w:t>La classe possède un rang pour connaitre l’ordre de passage pour les détails, un temps de parcours depuis l'origine et une marge de régularité calculée</w:t>
      </w:r>
      <w:ins w:id="874" w:author="Maxime Escourbiac" w:date="2011-03-16T01:28:00Z">
        <w:r w:rsidR="0062322F">
          <w:rPr>
            <w:u w:color="000000"/>
          </w:rPr>
          <w:t xml:space="preserve"> </w:t>
        </w:r>
      </w:ins>
      <w:ins w:id="875" w:author="Maxime Escourbiac" w:date="2011-03-16T01:27:00Z">
        <w:r w:rsidR="0062322F">
          <w:rPr>
            <w:u w:color="000000"/>
          </w:rPr>
          <w:t>(</w:t>
        </w:r>
      </w:ins>
      <w:ins w:id="876" w:author="Maxime Escourbiac" w:date="2011-03-16T01:29:00Z">
        <w:r w:rsidR="0062322F">
          <w:rPr>
            <w:u w:color="000000"/>
          </w:rPr>
          <w:t>c’est la marge qui permet de faire face aux aléas qui peuvent avoir lieu et ainsi éviter une trop grande perturbation du planning initial)</w:t>
        </w:r>
      </w:ins>
      <w:del w:id="877" w:author="Maxime Escourbiac" w:date="2011-03-16T01:27:00Z">
        <w:r w:rsidDel="0062322F">
          <w:rPr>
            <w:u w:color="000000"/>
          </w:rPr>
          <w:delText xml:space="preserve"> ( TODO explication)</w:delText>
        </w:r>
      </w:del>
      <w:r>
        <w:rPr>
          <w:u w:color="000000"/>
        </w:rPr>
        <w:t>.</w:t>
      </w:r>
    </w:p>
    <w:p w14:paraId="73AB52CB" w14:textId="77777777" w:rsidR="005F3EA9" w:rsidRDefault="005F3EA9" w:rsidP="005F3EA9">
      <w:pPr>
        <w:pStyle w:val="Formatlibre"/>
        <w:spacing w:line="240" w:lineRule="auto"/>
        <w:rPr>
          <w:ins w:id="878" w:author="Maxime Escourbiac" w:date="2011-03-14T02:45:00Z"/>
          <w:sz w:val="20"/>
          <w:u w:color="000000"/>
        </w:rPr>
      </w:pPr>
    </w:p>
    <w:p w14:paraId="432D7E38" w14:textId="77777777" w:rsidR="000876F0" w:rsidRDefault="000876F0" w:rsidP="005F3EA9">
      <w:pPr>
        <w:pStyle w:val="Formatlibre"/>
        <w:spacing w:line="240" w:lineRule="auto"/>
        <w:rPr>
          <w:ins w:id="879" w:author="Maxime Escourbiac" w:date="2011-03-14T02:45:00Z"/>
          <w:sz w:val="20"/>
          <w:u w:color="000000"/>
        </w:rPr>
      </w:pPr>
    </w:p>
    <w:p w14:paraId="435011BF" w14:textId="77777777" w:rsidR="000876F0" w:rsidRDefault="000876F0" w:rsidP="005F3EA9">
      <w:pPr>
        <w:pStyle w:val="Formatlibre"/>
        <w:spacing w:line="240" w:lineRule="auto"/>
        <w:rPr>
          <w:ins w:id="880" w:author="Maxime Escourbiac" w:date="2011-03-14T02:45:00Z"/>
          <w:sz w:val="20"/>
          <w:u w:color="000000"/>
        </w:rPr>
      </w:pPr>
    </w:p>
    <w:p w14:paraId="71C59956" w14:textId="77777777" w:rsidR="000876F0" w:rsidRDefault="000876F0" w:rsidP="005F3EA9">
      <w:pPr>
        <w:pStyle w:val="Formatlibre"/>
        <w:spacing w:line="240" w:lineRule="auto"/>
        <w:rPr>
          <w:ins w:id="881" w:author="Maxime Escourbiac" w:date="2011-03-14T02:45:00Z"/>
          <w:sz w:val="20"/>
          <w:u w:color="000000"/>
        </w:rPr>
      </w:pPr>
    </w:p>
    <w:p w14:paraId="449866FC" w14:textId="77777777" w:rsidR="000876F0" w:rsidRDefault="000876F0" w:rsidP="005F3EA9">
      <w:pPr>
        <w:pStyle w:val="Formatlibre"/>
        <w:spacing w:line="240" w:lineRule="auto"/>
        <w:rPr>
          <w:ins w:id="882" w:author="Maxime Escourbiac" w:date="2011-03-14T02:45:00Z"/>
          <w:sz w:val="20"/>
          <w:u w:color="000000"/>
        </w:rPr>
      </w:pPr>
    </w:p>
    <w:p w14:paraId="25B3BD5F" w14:textId="77777777" w:rsidR="000876F0" w:rsidRDefault="000876F0" w:rsidP="005F3EA9">
      <w:pPr>
        <w:pStyle w:val="Formatlibre"/>
        <w:spacing w:line="240" w:lineRule="auto"/>
        <w:rPr>
          <w:sz w:val="20"/>
          <w:u w:color="000000"/>
        </w:rPr>
      </w:pPr>
    </w:p>
    <w:p w14:paraId="0E943521" w14:textId="77777777" w:rsidR="005F3EA9" w:rsidRDefault="005F3EA9" w:rsidP="005F3EA9">
      <w:pPr>
        <w:pStyle w:val="Formatlibre"/>
        <w:spacing w:line="240" w:lineRule="auto"/>
        <w:rPr>
          <w:sz w:val="20"/>
          <w:u w:color="000000"/>
        </w:rPr>
      </w:pPr>
    </w:p>
    <w:p w14:paraId="735917AD" w14:textId="77777777" w:rsidR="00CE1F53" w:rsidRDefault="00CE1F53" w:rsidP="005F3EA9">
      <w:pPr>
        <w:pStyle w:val="Formatlibre"/>
        <w:spacing w:line="240" w:lineRule="auto"/>
        <w:rPr>
          <w:sz w:val="20"/>
          <w:u w:color="000000"/>
        </w:rPr>
      </w:pPr>
    </w:p>
    <w:p w14:paraId="66C6DE5F" w14:textId="45AAAFF0" w:rsidR="005F3EA9" w:rsidRDefault="005F3EA9">
      <w:pPr>
        <w:pStyle w:val="NoSpacing"/>
        <w:jc w:val="both"/>
        <w:rPr>
          <w:u w:color="000000"/>
        </w:rPr>
        <w:pPrChange w:id="883" w:author="Maxime Escourbiac" w:date="2011-03-14T02:51:00Z">
          <w:pPr>
            <w:pStyle w:val="NoSpacing"/>
          </w:pPr>
        </w:pPrChange>
      </w:pPr>
      <w:del w:id="884" w:author="Maxime Escourbiac" w:date="2011-03-14T02:51:00Z">
        <w:r w:rsidDel="00731D86">
          <w:rPr>
            <w:u w:color="000000"/>
          </w:rPr>
          <w:tab/>
        </w:r>
      </w:del>
      <w:r>
        <w:rPr>
          <w:u w:color="000000"/>
        </w:rPr>
        <w:t xml:space="preserve">Ensuite, le </w:t>
      </w:r>
      <w:proofErr w:type="spellStart"/>
      <w:r>
        <w:rPr>
          <w:i/>
          <w:u w:color="000000"/>
        </w:rPr>
        <w:t>ChgmntCaracteristiqueTechnique</w:t>
      </w:r>
      <w:proofErr w:type="spellEnd"/>
      <w:r>
        <w:rPr>
          <w:u w:color="000000"/>
        </w:rPr>
        <w:t xml:space="preserve"> représente un changement des caractéristiques techniques du train lors d'un passage sur un </w:t>
      </w:r>
      <w:proofErr w:type="spellStart"/>
      <w:r>
        <w:rPr>
          <w:i/>
          <w:u w:color="000000"/>
        </w:rPr>
        <w:t>détailMarche</w:t>
      </w:r>
      <w:proofErr w:type="spellEnd"/>
      <w:r>
        <w:rPr>
          <w:u w:color="000000"/>
        </w:rPr>
        <w:t>. Cela peut être un moyen de traction particulier (</w:t>
      </w:r>
      <w:proofErr w:type="spellStart"/>
      <w:r>
        <w:rPr>
          <w:i/>
          <w:u w:color="000000"/>
        </w:rPr>
        <w:t>tractionElectrique</w:t>
      </w:r>
      <w:proofErr w:type="spellEnd"/>
      <w:r>
        <w:rPr>
          <w:u w:color="000000"/>
        </w:rPr>
        <w:t>), une vitesse limité</w:t>
      </w:r>
      <w:ins w:id="885" w:author="Maxime Escourbiac" w:date="2011-03-14T16:19:00Z">
        <w:r w:rsidR="00FE2E62">
          <w:rPr>
            <w:u w:color="000000"/>
          </w:rPr>
          <w:t>e</w:t>
        </w:r>
      </w:ins>
      <w:r>
        <w:rPr>
          <w:u w:color="000000"/>
        </w:rPr>
        <w:t xml:space="preserve"> (</w:t>
      </w:r>
      <w:proofErr w:type="spellStart"/>
      <w:r>
        <w:rPr>
          <w:i/>
          <w:u w:color="000000"/>
        </w:rPr>
        <w:t>vitesseLimite</w:t>
      </w:r>
      <w:proofErr w:type="spellEnd"/>
      <w:r>
        <w:rPr>
          <w:u w:color="000000"/>
        </w:rPr>
        <w:t>) ou obligatoire(</w:t>
      </w:r>
      <w:proofErr w:type="spellStart"/>
      <w:r>
        <w:rPr>
          <w:i/>
          <w:u w:color="000000"/>
        </w:rPr>
        <w:t>vitesseConsigne</w:t>
      </w:r>
      <w:proofErr w:type="spellEnd"/>
      <w:r>
        <w:rPr>
          <w:u w:color="000000"/>
        </w:rPr>
        <w:t>), un détail sur le matériel(</w:t>
      </w:r>
      <w:proofErr w:type="spellStart"/>
      <w:r>
        <w:rPr>
          <w:i/>
          <w:u w:color="000000"/>
        </w:rPr>
        <w:t>DetailMateriel</w:t>
      </w:r>
      <w:proofErr w:type="spellEnd"/>
      <w:r>
        <w:rPr>
          <w:u w:color="000000"/>
        </w:rPr>
        <w:t>) comme  la longueur ou le tonnage requis à un endroit du réseau</w:t>
      </w:r>
      <w:ins w:id="886" w:author="Maxime Escourbiac" w:date="2011-03-14T16:19:00Z">
        <w:r w:rsidR="00FE2E62">
          <w:rPr>
            <w:u w:color="000000"/>
          </w:rPr>
          <w:t xml:space="preserve"> </w:t>
        </w:r>
      </w:ins>
      <w:del w:id="887" w:author="Maxime Escourbiac" w:date="2011-03-14T16:19:00Z">
        <w:r w:rsidDel="00FE2E62">
          <w:rPr>
            <w:u w:color="000000"/>
          </w:rPr>
          <w:delText>,</w:delText>
        </w:r>
      </w:del>
      <w:r>
        <w:rPr>
          <w:u w:color="000000"/>
        </w:rPr>
        <w:t>ou un type de Convoi-</w:t>
      </w:r>
      <w:proofErr w:type="spellStart"/>
      <w:r>
        <w:rPr>
          <w:u w:color="000000"/>
        </w:rPr>
        <w:t>Traffic</w:t>
      </w:r>
      <w:proofErr w:type="spellEnd"/>
      <w:r>
        <w:rPr>
          <w:u w:color="000000"/>
        </w:rPr>
        <w:t>(</w:t>
      </w:r>
      <w:proofErr w:type="spellStart"/>
      <w:r>
        <w:rPr>
          <w:u w:color="000000"/>
        </w:rPr>
        <w:t>DetailTCT</w:t>
      </w:r>
      <w:proofErr w:type="spellEnd"/>
      <w:r>
        <w:rPr>
          <w:u w:color="000000"/>
        </w:rPr>
        <w:t xml:space="preserve">). En effet, une ligne peut être réservée à un type de transport </w:t>
      </w:r>
      <w:del w:id="888" w:author="Maxime Escourbiac" w:date="2011-03-14T16:19:00Z">
        <w:r w:rsidDel="00FE2E62">
          <w:rPr>
            <w:u w:color="000000"/>
          </w:rPr>
          <w:delText>( transport</w:delText>
        </w:r>
      </w:del>
      <w:ins w:id="889" w:author="Maxime Escourbiac" w:date="2011-03-14T16:19:00Z">
        <w:r w:rsidR="00FE2E62">
          <w:rPr>
            <w:u w:color="000000"/>
          </w:rPr>
          <w:t>(transport</w:t>
        </w:r>
      </w:ins>
      <w:r>
        <w:rPr>
          <w:u w:color="000000"/>
        </w:rPr>
        <w:t xml:space="preserve"> de marchandise</w:t>
      </w:r>
      <w:ins w:id="890" w:author="Maxime Escourbiac" w:date="2011-03-14T16:19:00Z">
        <w:r w:rsidR="00FE2E62">
          <w:rPr>
            <w:u w:color="000000"/>
          </w:rPr>
          <w:t>s</w:t>
        </w:r>
      </w:ins>
      <w:r>
        <w:rPr>
          <w:u w:color="000000"/>
        </w:rPr>
        <w:t xml:space="preserve"> ou de voyageur</w:t>
      </w:r>
      <w:del w:id="891" w:author="Maxime Escourbiac" w:date="2011-03-14T16:19:00Z">
        <w:r w:rsidDel="00FE2E62">
          <w:rPr>
            <w:u w:color="000000"/>
          </w:rPr>
          <w:delText xml:space="preserve"> </w:delText>
        </w:r>
      </w:del>
      <w:ins w:id="892" w:author="Maxime Escourbiac" w:date="2011-03-14T16:19:00Z">
        <w:r w:rsidR="00FE2E62">
          <w:rPr>
            <w:u w:color="000000"/>
          </w:rPr>
          <w:t>s</w:t>
        </w:r>
      </w:ins>
      <w:r>
        <w:rPr>
          <w:u w:color="000000"/>
        </w:rPr>
        <w:t>).</w:t>
      </w:r>
      <w:del w:id="893" w:author="Maxime Escourbiac" w:date="2011-03-16T01:30:00Z">
        <w:r w:rsidDel="00637D75">
          <w:rPr>
            <w:u w:color="000000"/>
          </w:rPr>
          <w:delText xml:space="preserve"> (TODO </w:delText>
        </w:r>
      </w:del>
      <w:del w:id="894" w:author="Maxime Escourbiac" w:date="2011-03-14T02:49:00Z">
        <w:r w:rsidDel="00731D86">
          <w:rPr>
            <w:u w:color="000000"/>
          </w:rPr>
          <w:delText>vérification )</w:delText>
        </w:r>
      </w:del>
      <w:del w:id="895" w:author="Maxime Escourbiac" w:date="2011-03-16T01:30:00Z">
        <w:r w:rsidDel="00637D75">
          <w:rPr>
            <w:u w:color="000000"/>
          </w:rPr>
          <w:delText>.</w:delText>
        </w:r>
      </w:del>
    </w:p>
    <w:p w14:paraId="53C2E52B" w14:textId="77777777" w:rsidR="005F3EA9" w:rsidRDefault="005F3EA9">
      <w:pPr>
        <w:pStyle w:val="NoSpacing"/>
        <w:jc w:val="both"/>
        <w:rPr>
          <w:u w:color="000000"/>
        </w:rPr>
        <w:pPrChange w:id="896" w:author="Maxime Escourbiac" w:date="2011-03-14T02:51:00Z">
          <w:pPr>
            <w:pStyle w:val="NoSpacing"/>
          </w:pPr>
        </w:pPrChange>
      </w:pPr>
    </w:p>
    <w:p w14:paraId="76DE7976" w14:textId="3AB71F6C" w:rsidR="005F3EA9" w:rsidDel="00FE2E62" w:rsidRDefault="005F3EA9">
      <w:pPr>
        <w:pStyle w:val="NoSpacing"/>
        <w:jc w:val="both"/>
        <w:rPr>
          <w:del w:id="897" w:author="Maxime Escourbiac" w:date="2011-03-14T16:20:00Z"/>
          <w:u w:color="000000"/>
        </w:rPr>
        <w:pPrChange w:id="898" w:author="Maxime Escourbiac" w:date="2011-03-14T02:51:00Z">
          <w:pPr>
            <w:pStyle w:val="NoSpacing"/>
          </w:pPr>
        </w:pPrChange>
      </w:pPr>
      <w:r>
        <w:rPr>
          <w:u w:color="000000"/>
        </w:rPr>
        <w:t xml:space="preserve">Le </w:t>
      </w:r>
      <w:proofErr w:type="spellStart"/>
      <w:r>
        <w:rPr>
          <w:u w:color="000000"/>
        </w:rPr>
        <w:t>détailMatériel</w:t>
      </w:r>
      <w:proofErr w:type="spellEnd"/>
      <w:r>
        <w:rPr>
          <w:u w:color="000000"/>
        </w:rPr>
        <w:t xml:space="preserve"> quand </w:t>
      </w:r>
      <w:proofErr w:type="gramStart"/>
      <w:r>
        <w:rPr>
          <w:u w:color="000000"/>
        </w:rPr>
        <w:t>à</w:t>
      </w:r>
      <w:proofErr w:type="gramEnd"/>
      <w:r>
        <w:rPr>
          <w:u w:color="000000"/>
        </w:rPr>
        <w:t xml:space="preserve"> lui, possède une longueur et un tonnage. Cette classe </w:t>
      </w:r>
      <w:del w:id="899" w:author="Maxime Escourbiac" w:date="2011-03-14T02:48:00Z">
        <w:r w:rsidDel="00731D86">
          <w:rPr>
            <w:u w:color="000000"/>
          </w:rPr>
          <w:delText>fait</w:delText>
        </w:r>
      </w:del>
      <w:proofErr w:type="gramStart"/>
      <w:ins w:id="900" w:author="Maxime Escourbiac" w:date="2011-03-14T02:48:00Z">
        <w:r w:rsidR="00731D86">
          <w:rPr>
            <w:u w:color="000000"/>
          </w:rPr>
          <w:t>fait</w:t>
        </w:r>
      </w:ins>
      <w:proofErr w:type="gramEnd"/>
      <w:r>
        <w:rPr>
          <w:u w:color="000000"/>
        </w:rPr>
        <w:t xml:space="preserve"> référence à une combinaison de matériel (</w:t>
      </w:r>
      <w:proofErr w:type="spellStart"/>
      <w:r>
        <w:rPr>
          <w:i/>
          <w:u w:color="000000"/>
        </w:rPr>
        <w:t>CombinaisonMateriel</w:t>
      </w:r>
      <w:proofErr w:type="spellEnd"/>
      <w:r>
        <w:rPr>
          <w:u w:color="000000"/>
        </w:rPr>
        <w:t xml:space="preserve">). Cette classe représente les différentes combinaisons </w:t>
      </w:r>
      <w:del w:id="901" w:author="Maxime Escourbiac" w:date="2011-03-14T02:48:00Z">
        <w:r w:rsidDel="00731D86">
          <w:rPr>
            <w:u w:color="000000"/>
          </w:rPr>
          <w:delText>matériels</w:delText>
        </w:r>
      </w:del>
      <w:ins w:id="902" w:author="Maxime Escourbiac" w:date="2011-03-14T02:48:00Z">
        <w:r w:rsidR="00731D86">
          <w:rPr>
            <w:u w:color="000000"/>
          </w:rPr>
          <w:t>matérielles</w:t>
        </w:r>
      </w:ins>
      <w:r>
        <w:rPr>
          <w:u w:color="000000"/>
        </w:rPr>
        <w:t xml:space="preserve"> à utiliser</w:t>
      </w:r>
      <w:del w:id="903" w:author="Maxime Escourbiac" w:date="2011-03-14T16:19:00Z">
        <w:r w:rsidDel="00FE2E62">
          <w:rPr>
            <w:u w:color="000000"/>
          </w:rPr>
          <w:delText xml:space="preserve"> </w:delText>
        </w:r>
      </w:del>
      <w:ins w:id="904" w:author="Maxime Escourbiac" w:date="2011-03-14T16:20:00Z">
        <w:r w:rsidR="00FE2E62">
          <w:rPr>
            <w:u w:color="000000"/>
          </w:rPr>
          <w:t xml:space="preserve"> </w:t>
        </w:r>
      </w:ins>
    </w:p>
    <w:p w14:paraId="4FE691B6" w14:textId="1E3D452F" w:rsidR="005F3EA9" w:rsidRDefault="005F3EA9">
      <w:pPr>
        <w:pStyle w:val="NoSpacing"/>
        <w:jc w:val="both"/>
        <w:rPr>
          <w:u w:color="000000"/>
        </w:rPr>
        <w:pPrChange w:id="905" w:author="Maxime Escourbiac" w:date="2011-03-14T02:51:00Z">
          <w:pPr>
            <w:pStyle w:val="NoSpacing"/>
          </w:pPr>
        </w:pPrChange>
      </w:pPr>
      <w:proofErr w:type="gramStart"/>
      <w:r>
        <w:rPr>
          <w:u w:color="000000"/>
        </w:rPr>
        <w:t>pour</w:t>
      </w:r>
      <w:proofErr w:type="gramEnd"/>
      <w:r>
        <w:rPr>
          <w:u w:color="000000"/>
        </w:rPr>
        <w:t xml:space="preserve"> un train. Elle fait référence à un moteur (</w:t>
      </w:r>
      <w:proofErr w:type="spellStart"/>
      <w:r>
        <w:rPr>
          <w:i/>
          <w:u w:color="000000"/>
        </w:rPr>
        <w:t>EnginMoteur</w:t>
      </w:r>
      <w:proofErr w:type="spellEnd"/>
      <w:r>
        <w:rPr>
          <w:u w:color="000000"/>
        </w:rPr>
        <w:t xml:space="preserve">), </w:t>
      </w:r>
      <w:del w:id="906" w:author="Maxime Escourbiac" w:date="2011-03-14T16:20:00Z">
        <w:r w:rsidDel="00FE2E62">
          <w:rPr>
            <w:u w:color="000000"/>
          </w:rPr>
          <w:delText xml:space="preserve"> </w:delText>
        </w:r>
      </w:del>
      <w:r>
        <w:rPr>
          <w:u w:color="000000"/>
        </w:rPr>
        <w:t>et un engin de calcul (</w:t>
      </w:r>
      <w:proofErr w:type="spellStart"/>
      <w:r>
        <w:rPr>
          <w:i/>
          <w:u w:color="000000"/>
        </w:rPr>
        <w:t>EnginDeCalcul</w:t>
      </w:r>
      <w:proofErr w:type="spellEnd"/>
      <w:r>
        <w:rPr>
          <w:u w:color="000000"/>
        </w:rPr>
        <w:t xml:space="preserve">) avec un indice de composition. Nous n’avons toutefois </w:t>
      </w:r>
      <w:ins w:id="907" w:author="Maxime Escourbiac" w:date="2011-03-14T16:20:00Z">
        <w:r w:rsidR="00FE2E62">
          <w:rPr>
            <w:u w:color="000000"/>
          </w:rPr>
          <w:t xml:space="preserve">que </w:t>
        </w:r>
      </w:ins>
      <w:r>
        <w:rPr>
          <w:u w:color="000000"/>
        </w:rPr>
        <w:t>peu d’informations sur la correspondance exacte de ces classes.</w:t>
      </w:r>
    </w:p>
    <w:p w14:paraId="5B70D80B" w14:textId="323CFE33" w:rsidR="005F3EA9" w:rsidRDefault="00717C6D" w:rsidP="005F3EA9">
      <w:pPr>
        <w:pStyle w:val="Formatlibre"/>
        <w:spacing w:line="240" w:lineRule="auto"/>
        <w:rPr>
          <w:sz w:val="20"/>
          <w:u w:color="000000"/>
        </w:rPr>
      </w:pPr>
      <w:r>
        <w:rPr>
          <w:noProof/>
          <w:lang w:val="en-US" w:eastAsia="en-US"/>
        </w:rPr>
        <w:drawing>
          <wp:anchor distT="152400" distB="152400" distL="152400" distR="152400" simplePos="0" relativeHeight="251711488" behindDoc="0" locked="0" layoutInCell="1" allowOverlap="1" wp14:anchorId="3A10621A" wp14:editId="6B700016">
            <wp:simplePos x="0" y="0"/>
            <wp:positionH relativeFrom="page">
              <wp:posOffset>2089150</wp:posOffset>
            </wp:positionH>
            <wp:positionV relativeFrom="page">
              <wp:posOffset>3642995</wp:posOffset>
            </wp:positionV>
            <wp:extent cx="3378200" cy="2974340"/>
            <wp:effectExtent l="0" t="0" r="0" b="0"/>
            <wp:wrapThrough wrapText="bothSides">
              <wp:wrapPolygon edited="0">
                <wp:start x="0" y="0"/>
                <wp:lineTo x="0" y="21397"/>
                <wp:lineTo x="21438" y="21397"/>
                <wp:lineTo x="21438"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8200" cy="2974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D118A" w14:textId="56A424D7" w:rsidR="005F3EA9" w:rsidRDefault="005F3EA9" w:rsidP="005F3EA9">
      <w:pPr>
        <w:pStyle w:val="Formatlibre"/>
        <w:rPr>
          <w:sz w:val="20"/>
          <w:u w:color="000000"/>
        </w:rPr>
      </w:pPr>
    </w:p>
    <w:p w14:paraId="5D36920E" w14:textId="77777777" w:rsidR="005F3EA9" w:rsidRDefault="005F3EA9" w:rsidP="005F3EA9">
      <w:pPr>
        <w:pStyle w:val="Formatlibre"/>
        <w:rPr>
          <w:sz w:val="20"/>
          <w:u w:color="000000"/>
        </w:rPr>
      </w:pPr>
    </w:p>
    <w:p w14:paraId="118E0266" w14:textId="77777777" w:rsidR="005F3EA9" w:rsidRDefault="005F3EA9" w:rsidP="005F3EA9">
      <w:pPr>
        <w:pStyle w:val="Formatlibre"/>
        <w:rPr>
          <w:sz w:val="20"/>
          <w:u w:color="000000"/>
        </w:rPr>
      </w:pPr>
    </w:p>
    <w:p w14:paraId="0FFEB855" w14:textId="30BE795D" w:rsidR="005F3EA9" w:rsidRDefault="005F3EA9" w:rsidP="005F3EA9">
      <w:pPr>
        <w:pStyle w:val="Formatlibre"/>
        <w:rPr>
          <w:sz w:val="20"/>
          <w:u w:color="000000"/>
        </w:rPr>
      </w:pPr>
    </w:p>
    <w:p w14:paraId="39F24DFA" w14:textId="77777777" w:rsidR="005F3EA9" w:rsidRDefault="005F3EA9" w:rsidP="005F3EA9">
      <w:pPr>
        <w:pStyle w:val="Formatlibre"/>
        <w:rPr>
          <w:sz w:val="20"/>
          <w:u w:color="000000"/>
        </w:rPr>
      </w:pPr>
    </w:p>
    <w:p w14:paraId="1FA63309" w14:textId="77777777" w:rsidR="005F3EA9" w:rsidRDefault="005F3EA9" w:rsidP="005F3EA9">
      <w:pPr>
        <w:pStyle w:val="Formatlibre"/>
        <w:rPr>
          <w:sz w:val="20"/>
          <w:u w:color="000000"/>
        </w:rPr>
      </w:pPr>
    </w:p>
    <w:p w14:paraId="4600911F" w14:textId="77777777" w:rsidR="005F3EA9" w:rsidRDefault="005F3EA9" w:rsidP="005F3EA9">
      <w:pPr>
        <w:pStyle w:val="Formatlibre"/>
        <w:rPr>
          <w:sz w:val="20"/>
          <w:u w:color="000000"/>
        </w:rPr>
      </w:pPr>
    </w:p>
    <w:p w14:paraId="1ECC3C96" w14:textId="77777777" w:rsidR="005F3EA9" w:rsidRDefault="005F3EA9" w:rsidP="005F3EA9">
      <w:pPr>
        <w:pStyle w:val="Formatlibre"/>
        <w:rPr>
          <w:sz w:val="20"/>
          <w:u w:color="000000"/>
        </w:rPr>
      </w:pPr>
    </w:p>
    <w:p w14:paraId="1C3D16AB" w14:textId="77777777" w:rsidR="005F3EA9" w:rsidRDefault="005F3EA9" w:rsidP="005F3EA9">
      <w:pPr>
        <w:pStyle w:val="Formatlibre"/>
        <w:rPr>
          <w:sz w:val="20"/>
          <w:u w:color="000000"/>
        </w:rPr>
      </w:pPr>
    </w:p>
    <w:p w14:paraId="6E9B5F3B" w14:textId="77777777" w:rsidR="005F3EA9" w:rsidRDefault="005F3EA9" w:rsidP="005F3EA9">
      <w:pPr>
        <w:pStyle w:val="Formatlibre"/>
        <w:rPr>
          <w:sz w:val="20"/>
          <w:u w:color="000000"/>
        </w:rPr>
      </w:pPr>
    </w:p>
    <w:p w14:paraId="59A154B7" w14:textId="77777777" w:rsidR="005F3EA9" w:rsidRDefault="005F3EA9" w:rsidP="005F3EA9">
      <w:pPr>
        <w:pStyle w:val="Formatlibre"/>
        <w:rPr>
          <w:sz w:val="20"/>
          <w:u w:color="000000"/>
        </w:rPr>
      </w:pPr>
    </w:p>
    <w:p w14:paraId="1D3BDB1B" w14:textId="77777777" w:rsidR="005F3EA9" w:rsidRDefault="005F3EA9" w:rsidP="005F3EA9">
      <w:pPr>
        <w:pStyle w:val="Formatlibre"/>
        <w:rPr>
          <w:sz w:val="20"/>
          <w:u w:color="000000"/>
        </w:rPr>
      </w:pPr>
    </w:p>
    <w:p w14:paraId="1C51607F" w14:textId="77777777" w:rsidR="005F3EA9" w:rsidRDefault="005F3EA9" w:rsidP="005F3EA9">
      <w:pPr>
        <w:pStyle w:val="Formatlibre"/>
        <w:rPr>
          <w:sz w:val="20"/>
          <w:u w:color="000000"/>
        </w:rPr>
      </w:pPr>
    </w:p>
    <w:p w14:paraId="78EF98C3" w14:textId="77777777" w:rsidR="005F3EA9" w:rsidRDefault="005F3EA9" w:rsidP="005F3EA9">
      <w:pPr>
        <w:pStyle w:val="Formatlibre"/>
        <w:rPr>
          <w:sz w:val="20"/>
          <w:u w:color="000000"/>
        </w:rPr>
      </w:pPr>
    </w:p>
    <w:p w14:paraId="1AC46CA0" w14:textId="07887731" w:rsidR="005F3EA9" w:rsidRDefault="005F3EA9" w:rsidP="005F3EA9">
      <w:pPr>
        <w:pStyle w:val="Formatlibre"/>
        <w:rPr>
          <w:sz w:val="20"/>
          <w:u w:color="000000"/>
        </w:rPr>
      </w:pPr>
    </w:p>
    <w:p w14:paraId="7C87EC4B" w14:textId="0A2E0184" w:rsidR="005F3EA9" w:rsidRDefault="005F3EA9" w:rsidP="005F3EA9">
      <w:pPr>
        <w:pStyle w:val="Formatlibre"/>
        <w:rPr>
          <w:sz w:val="20"/>
          <w:u w:color="000000"/>
        </w:rPr>
      </w:pPr>
    </w:p>
    <w:p w14:paraId="058105F7" w14:textId="21FCE0E6" w:rsidR="005F3EA9" w:rsidRDefault="00731D86" w:rsidP="005F3EA9">
      <w:pPr>
        <w:pStyle w:val="Formatlibre"/>
        <w:rPr>
          <w:sz w:val="20"/>
          <w:u w:color="000000"/>
        </w:rPr>
      </w:pPr>
      <w:r>
        <w:rPr>
          <w:noProof/>
          <w:lang w:val="en-US" w:eastAsia="en-US"/>
        </w:rPr>
        <mc:AlternateContent>
          <mc:Choice Requires="wps">
            <w:drawing>
              <wp:anchor distT="152400" distB="152400" distL="152400" distR="152400" simplePos="0" relativeHeight="251712512" behindDoc="0" locked="0" layoutInCell="1" allowOverlap="1" wp14:anchorId="377F310F" wp14:editId="7D4C9704">
                <wp:simplePos x="0" y="0"/>
                <wp:positionH relativeFrom="page">
                  <wp:posOffset>2271395</wp:posOffset>
                </wp:positionH>
                <wp:positionV relativeFrom="page">
                  <wp:posOffset>6843395</wp:posOffset>
                </wp:positionV>
                <wp:extent cx="3238500" cy="228600"/>
                <wp:effectExtent l="0" t="0" r="12700" b="0"/>
                <wp:wrapSquare wrapText="bothSides"/>
                <wp:docPr id="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0F4D24C" w14:textId="5BAB51BE" w:rsidR="00031A40" w:rsidRDefault="00031A40" w:rsidP="005F3EA9">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908" w:author="Maxime Escourbiac" w:date="2011-03-14T02:46:00Z">
                              <w:r w:rsidDel="00731D86">
                                <w:delText>TODO</w:delText>
                              </w:r>
                            </w:del>
                            <w:ins w:id="909" w:author="Maxime Escourbiac" w:date="2011-03-14T20:10:00Z">
                              <w:r>
                                <w:t>26</w:t>
                              </w:r>
                            </w:ins>
                            <w:r>
                              <w:t xml:space="preserve">: Partie du diagramme UML sur la </w:t>
                            </w:r>
                            <w:proofErr w:type="spellStart"/>
                            <w:r>
                              <w:t>CombinaisonMateriel</w:t>
                            </w:r>
                            <w:proofErr w:type="spellEnd"/>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58" style="position:absolute;margin-left:178.85pt;margin-top:538.85pt;width:255pt;height:18pt;z-index:25171251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" filled="f" stroked="f" strokeweight="1pt">
                <v:path arrowok="t"/>
                <v:textbox inset="0,0,0,0">
                  <w:txbxContent>
                    <w:p w14:paraId="30F4D24C" w14:textId="5BAB51BE" w:rsidR="00031A40" w:rsidRDefault="00031A40" w:rsidP="005F3EA9">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r>
                        <w:t xml:space="preserve">fig </w:t>
                      </w:r>
                      <w:del w:id="920" w:author="Maxime Escourbiac" w:date="2011-03-14T02:46:00Z">
                        <w:r w:rsidDel="00731D86">
                          <w:delText>TODO</w:delText>
                        </w:r>
                      </w:del>
                      <w:ins w:id="921" w:author="Maxime Escourbiac" w:date="2011-03-14T20:10:00Z">
                        <w:r>
                          <w:t>26</w:t>
                        </w:r>
                      </w:ins>
                      <w:r>
                        <w:t xml:space="preserve">: Partie du diagramme UML sur la CombinaisonMateriel </w:t>
                      </w:r>
                    </w:p>
                  </w:txbxContent>
                </v:textbox>
                <w10:wrap type="square" anchorx="page" anchory="page"/>
              </v:rect>
            </w:pict>
          </mc:Fallback>
        </mc:AlternateContent>
      </w:r>
    </w:p>
    <w:p w14:paraId="41CE8D00" w14:textId="77777777" w:rsidR="005F3EA9" w:rsidRDefault="005F3EA9">
      <w:pPr>
        <w:pStyle w:val="Formatlibre"/>
        <w:jc w:val="both"/>
        <w:rPr>
          <w:sz w:val="20"/>
          <w:u w:color="000000"/>
        </w:rPr>
        <w:pPrChange w:id="910" w:author="Maxime Escourbiac" w:date="2011-03-14T02:51:00Z">
          <w:pPr>
            <w:pStyle w:val="Formatlibre"/>
          </w:pPr>
        </w:pPrChange>
      </w:pPr>
      <w:r>
        <w:rPr>
          <w:sz w:val="20"/>
          <w:u w:color="000000"/>
        </w:rPr>
        <w:cr/>
      </w:r>
      <w:r>
        <w:rPr>
          <w:sz w:val="20"/>
          <w:u w:color="000000"/>
        </w:rPr>
        <w:cr/>
      </w:r>
    </w:p>
    <w:p w14:paraId="2C0422A7" w14:textId="4104D43B" w:rsidR="005F3EA9" w:rsidRDefault="005F3EA9">
      <w:pPr>
        <w:pStyle w:val="NoSpacing"/>
        <w:jc w:val="both"/>
        <w:rPr>
          <w:u w:color="000000"/>
        </w:rPr>
        <w:pPrChange w:id="911" w:author="Maxime Escourbiac" w:date="2011-03-14T02:51:00Z">
          <w:pPr>
            <w:pStyle w:val="NoSpacing"/>
          </w:pPr>
        </w:pPrChange>
      </w:pPr>
      <w:r>
        <w:rPr>
          <w:u w:color="000000"/>
        </w:rPr>
        <w:t xml:space="preserve">La </w:t>
      </w:r>
      <w:proofErr w:type="spellStart"/>
      <w:r>
        <w:rPr>
          <w:u w:color="000000"/>
        </w:rPr>
        <w:t>SpecMarche</w:t>
      </w:r>
      <w:proofErr w:type="spellEnd"/>
      <w:r>
        <w:rPr>
          <w:u w:color="000000"/>
        </w:rPr>
        <w:t xml:space="preserve"> représente les spécificités de la marche. Elle possè</w:t>
      </w:r>
      <w:r w:rsidR="008E4E54">
        <w:rPr>
          <w:u w:color="000000"/>
        </w:rPr>
        <w:t>de une priorité de contrainte (</w:t>
      </w:r>
      <w:r>
        <w:rPr>
          <w:u w:color="000000"/>
        </w:rPr>
        <w:t>pour savoir quel est la plus importante), un temps de parcours souhaité, une marge de temps de régularité et une marge de temps lors des travaux. On peut donc trouver les retards minimums possibles pour ne pas perturber l’ensemble des marches.</w:t>
      </w:r>
    </w:p>
    <w:p w14:paraId="35B2187E" w14:textId="77777777" w:rsidR="005F3EA9" w:rsidRDefault="005F3EA9">
      <w:pPr>
        <w:pStyle w:val="NoSpacing"/>
        <w:jc w:val="both"/>
        <w:rPr>
          <w:u w:color="000000"/>
        </w:rPr>
        <w:pPrChange w:id="912" w:author="Maxime Escourbiac" w:date="2011-03-14T02:51:00Z">
          <w:pPr>
            <w:pStyle w:val="NoSpacing"/>
          </w:pPr>
        </w:pPrChange>
      </w:pPr>
    </w:p>
    <w:p w14:paraId="0C62599E" w14:textId="70C95621" w:rsidR="005F3EA9" w:rsidRDefault="005F3EA9">
      <w:pPr>
        <w:pStyle w:val="NoSpacing"/>
        <w:jc w:val="both"/>
        <w:rPr>
          <w:u w:color="000000"/>
        </w:rPr>
        <w:pPrChange w:id="913" w:author="Maxime Escourbiac" w:date="2011-03-14T02:51:00Z">
          <w:pPr>
            <w:pStyle w:val="NoSpacing"/>
          </w:pPr>
        </w:pPrChange>
      </w:pPr>
      <w:r>
        <w:rPr>
          <w:u w:color="000000"/>
        </w:rPr>
        <w:t xml:space="preserve">Finalement, les </w:t>
      </w:r>
      <w:proofErr w:type="spellStart"/>
      <w:r>
        <w:rPr>
          <w:i/>
          <w:u w:color="000000"/>
        </w:rPr>
        <w:t>SpecCaracTechniques</w:t>
      </w:r>
      <w:proofErr w:type="spellEnd"/>
      <w:r>
        <w:rPr>
          <w:u w:color="000000"/>
        </w:rPr>
        <w:t xml:space="preserve"> correspondent </w:t>
      </w:r>
      <w:r w:rsidR="00C66A63">
        <w:rPr>
          <w:u w:color="000000"/>
        </w:rPr>
        <w:t>aux caractéristiques globales</w:t>
      </w:r>
      <w:r>
        <w:rPr>
          <w:u w:color="000000"/>
        </w:rPr>
        <w:t xml:space="preserve"> du train. Une marche n'en possède qu'une seule. Cela peut être une spécificité </w:t>
      </w:r>
      <w:del w:id="914" w:author="Maxime Escourbiac" w:date="2011-03-14T20:10:00Z">
        <w:r w:rsidDel="00C05C9E">
          <w:rPr>
            <w:u w:color="000000"/>
          </w:rPr>
          <w:delText>TCT(</w:delText>
        </w:r>
      </w:del>
      <w:ins w:id="915" w:author="Maxime Escourbiac" w:date="2011-03-14T20:10:00Z">
        <w:r w:rsidR="00C05C9E">
          <w:rPr>
            <w:u w:color="000000"/>
          </w:rPr>
          <w:t>TCT (</w:t>
        </w:r>
      </w:ins>
      <w:proofErr w:type="spellStart"/>
      <w:r>
        <w:rPr>
          <w:i/>
          <w:u w:color="000000"/>
        </w:rPr>
        <w:t>SpecTCT</w:t>
      </w:r>
      <w:proofErr w:type="spellEnd"/>
      <w:r>
        <w:rPr>
          <w:u w:color="000000"/>
        </w:rPr>
        <w:t>), ou une de matériel</w:t>
      </w:r>
      <w:ins w:id="916" w:author="Maxime Escourbiac" w:date="2011-03-16T01:31:00Z">
        <w:r w:rsidR="00D31310">
          <w:rPr>
            <w:u w:color="000000"/>
          </w:rPr>
          <w:t xml:space="preserve"> </w:t>
        </w:r>
      </w:ins>
      <w:r>
        <w:rPr>
          <w:u w:color="000000"/>
        </w:rPr>
        <w:t>(</w:t>
      </w:r>
      <w:proofErr w:type="spellStart"/>
      <w:r>
        <w:rPr>
          <w:i/>
          <w:u w:color="000000"/>
        </w:rPr>
        <w:t>SpecMateriel</w:t>
      </w:r>
      <w:proofErr w:type="spellEnd"/>
      <w:r>
        <w:rPr>
          <w:u w:color="000000"/>
        </w:rPr>
        <w:t>)</w:t>
      </w:r>
      <w:ins w:id="917" w:author="Maxime Escourbiac" w:date="2011-03-14T16:20:00Z">
        <w:r w:rsidR="00FE2E62">
          <w:rPr>
            <w:u w:color="000000"/>
          </w:rPr>
          <w:t>.</w:t>
        </w:r>
      </w:ins>
    </w:p>
    <w:p w14:paraId="2C626F4F" w14:textId="77777777" w:rsidR="005F3EA9" w:rsidRDefault="005F3EA9" w:rsidP="005F3EA9">
      <w:pPr>
        <w:pStyle w:val="Formatlibre"/>
        <w:spacing w:line="240" w:lineRule="auto"/>
        <w:rPr>
          <w:rFonts w:ascii="Times New Roman" w:hAnsi="Times New Roman"/>
          <w:sz w:val="24"/>
        </w:rPr>
      </w:pPr>
    </w:p>
    <w:p w14:paraId="36D06CFB" w14:textId="12C0EE83" w:rsidR="005F3EA9" w:rsidRDefault="00717C6D" w:rsidP="005F3EA9">
      <w:pPr>
        <w:pStyle w:val="Formatlibre"/>
        <w:spacing w:line="240" w:lineRule="auto"/>
        <w:rPr>
          <w:rFonts w:ascii="Times New Roman" w:hAnsi="Times New Roman"/>
          <w:sz w:val="24"/>
        </w:rPr>
      </w:pPr>
      <w:r>
        <w:rPr>
          <w:noProof/>
          <w:lang w:val="en-US" w:eastAsia="en-US"/>
        </w:rPr>
        <w:lastRenderedPageBreak/>
        <w:drawing>
          <wp:anchor distT="152400" distB="152400" distL="152400" distR="152400" simplePos="0" relativeHeight="251713536" behindDoc="0" locked="0" layoutInCell="1" allowOverlap="1" wp14:anchorId="334C5979" wp14:editId="7F0E3C1F">
            <wp:simplePos x="0" y="0"/>
            <wp:positionH relativeFrom="page">
              <wp:posOffset>854710</wp:posOffset>
            </wp:positionH>
            <wp:positionV relativeFrom="page">
              <wp:posOffset>1585595</wp:posOffset>
            </wp:positionV>
            <wp:extent cx="5847080" cy="3835400"/>
            <wp:effectExtent l="0" t="0" r="0" b="0"/>
            <wp:wrapThrough wrapText="bothSides">
              <wp:wrapPolygon edited="0">
                <wp:start x="0" y="0"/>
                <wp:lineTo x="0" y="21457"/>
                <wp:lineTo x="21487" y="21457"/>
                <wp:lineTo x="21487"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47080" cy="3835400"/>
                    </a:xfrm>
                    <a:prstGeom prst="rect">
                      <a:avLst/>
                    </a:prstGeom>
                    <a:noFill/>
                    <a:ln>
                      <a:noFill/>
                    </a:ln>
                  </pic:spPr>
                </pic:pic>
              </a:graphicData>
            </a:graphic>
            <wp14:sizeRelH relativeFrom="page">
              <wp14:pctWidth>0</wp14:pctWidth>
            </wp14:sizeRelH>
            <wp14:sizeRelV relativeFrom="page">
              <wp14:pctHeight>0</wp14:pctHeight>
            </wp14:sizeRelV>
          </wp:anchor>
        </w:drawing>
      </w:r>
    </w:p>
    <w:bookmarkStart w:id="918" w:name="_Toc161767459"/>
    <w:p w14:paraId="05B2A28F" w14:textId="59E073A2" w:rsidR="005F3EA9" w:rsidRDefault="00717C6D">
      <w:pPr>
        <w:pStyle w:val="Heading2"/>
        <w:rPr>
          <w:rFonts w:ascii="Times New Roman" w:hAnsi="Times New Roman"/>
          <w:sz w:val="24"/>
        </w:rPr>
        <w:pPrChange w:id="919" w:author="Maxime Escourbiac" w:date="2011-03-14T02:51:00Z">
          <w:pPr>
            <w:pStyle w:val="Formatlibre"/>
            <w:spacing w:line="240" w:lineRule="auto"/>
          </w:pPr>
        </w:pPrChange>
      </w:pPr>
      <w:r>
        <w:rPr>
          <w:noProof/>
          <w:lang w:val="en-US"/>
        </w:rPr>
        <mc:AlternateContent>
          <mc:Choice Requires="wps">
            <w:drawing>
              <wp:anchor distT="152400" distB="152400" distL="152400" distR="152400" simplePos="0" relativeHeight="251714560" behindDoc="0" locked="0" layoutInCell="1" allowOverlap="1" wp14:anchorId="1A49F44D" wp14:editId="0FB8D951">
                <wp:simplePos x="0" y="0"/>
                <wp:positionH relativeFrom="page">
                  <wp:posOffset>2271395</wp:posOffset>
                </wp:positionH>
                <wp:positionV relativeFrom="page">
                  <wp:posOffset>5471795</wp:posOffset>
                </wp:positionV>
                <wp:extent cx="2908300" cy="203200"/>
                <wp:effectExtent l="0" t="0" r="12700" b="0"/>
                <wp:wrapSquare wrapText="bothSides"/>
                <wp:docPr id="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83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5D61FA2" w14:textId="3C01ACE3" w:rsidR="00031A40" w:rsidRDefault="00031A40" w:rsidP="005F3EA9">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920" w:author="Maxime Escourbiac" w:date="2011-03-14T02:50:00Z">
                              <w:r w:rsidDel="00731D86">
                                <w:delText>TODO</w:delText>
                              </w:r>
                            </w:del>
                            <w:ins w:id="921" w:author="Maxime Escourbiac" w:date="2011-03-14T20:11:00Z">
                              <w:r>
                                <w:t>27</w:t>
                              </w:r>
                            </w:ins>
                            <w:r>
                              <w:t xml:space="preserve">: Partie du diagramme </w:t>
                            </w:r>
                            <w:ins w:id="922" w:author="Maxime Escourbiac" w:date="2011-03-15T00:00:00Z">
                              <w:r>
                                <w:t>U</w:t>
                              </w:r>
                            </w:ins>
                            <w:del w:id="923" w:author="Maxime Escourbiac" w:date="2011-03-15T00:00:00Z">
                              <w:r w:rsidDel="00B37634">
                                <w:delText>I</w:delText>
                              </w:r>
                            </w:del>
                            <w:r>
                              <w:t xml:space="preserve">ML sur les infrastructures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59" style="position:absolute;margin-left:178.85pt;margin-top:430.85pt;width:229pt;height:16pt;z-index:25171456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" filled="f" stroked="f" strokeweight="1pt">
                <v:path arrowok="t"/>
                <v:textbox inset="0,0,0,0">
                  <w:txbxContent>
                    <w:p w14:paraId="65D61FA2" w14:textId="3C01ACE3" w:rsidR="00031A40" w:rsidRDefault="00031A40" w:rsidP="005F3EA9">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r>
                        <w:t xml:space="preserve">fig </w:t>
                      </w:r>
                      <w:del w:id="936" w:author="Maxime Escourbiac" w:date="2011-03-14T02:50:00Z">
                        <w:r w:rsidDel="00731D86">
                          <w:delText>TODO</w:delText>
                        </w:r>
                      </w:del>
                      <w:ins w:id="937" w:author="Maxime Escourbiac" w:date="2011-03-14T20:11:00Z">
                        <w:r>
                          <w:t>27</w:t>
                        </w:r>
                      </w:ins>
                      <w:r>
                        <w:t xml:space="preserve">: Partie du diagramme </w:t>
                      </w:r>
                      <w:ins w:id="938" w:author="Maxime Escourbiac" w:date="2011-03-15T00:00:00Z">
                        <w:r>
                          <w:t>U</w:t>
                        </w:r>
                      </w:ins>
                      <w:del w:id="939" w:author="Maxime Escourbiac" w:date="2011-03-15T00:00:00Z">
                        <w:r w:rsidDel="00B37634">
                          <w:delText>I</w:delText>
                        </w:r>
                      </w:del>
                      <w:r>
                        <w:t xml:space="preserve">ML sur les infrastructures </w:t>
                      </w:r>
                    </w:p>
                  </w:txbxContent>
                </v:textbox>
                <w10:wrap type="square" anchorx="page" anchory="page"/>
              </v:rect>
            </w:pict>
          </mc:Fallback>
        </mc:AlternateContent>
      </w:r>
      <w:r w:rsidR="005F3EA9">
        <w:t>3-Modélisation du graphe d’infrastructure:</w:t>
      </w:r>
      <w:bookmarkEnd w:id="918"/>
    </w:p>
    <w:p w14:paraId="31130923" w14:textId="77777777" w:rsidR="005F3EA9" w:rsidRDefault="005F3EA9" w:rsidP="005F3EA9">
      <w:pPr>
        <w:pStyle w:val="Formatlibre"/>
        <w:spacing w:line="240" w:lineRule="auto"/>
        <w:rPr>
          <w:rFonts w:ascii="Times New Roman" w:hAnsi="Times New Roman"/>
          <w:sz w:val="24"/>
          <w:u w:color="000000"/>
        </w:rPr>
      </w:pPr>
    </w:p>
    <w:p w14:paraId="42525E9A" w14:textId="77777777" w:rsidR="005F3EA9" w:rsidRDefault="005F3EA9" w:rsidP="005F3EA9">
      <w:pPr>
        <w:pStyle w:val="Formatlibre"/>
        <w:spacing w:line="240" w:lineRule="auto"/>
        <w:rPr>
          <w:sz w:val="20"/>
          <w:u w:color="000000"/>
        </w:rPr>
      </w:pPr>
    </w:p>
    <w:p w14:paraId="6D042072" w14:textId="77777777" w:rsidR="005F3EA9" w:rsidRDefault="005F3EA9" w:rsidP="005F3EA9">
      <w:pPr>
        <w:pStyle w:val="Formatlibre"/>
        <w:rPr>
          <w:sz w:val="20"/>
          <w:u w:color="000000"/>
        </w:rPr>
      </w:pPr>
    </w:p>
    <w:p w14:paraId="4ED63BDB" w14:textId="77777777" w:rsidR="00717C6D" w:rsidRDefault="00717C6D" w:rsidP="00C66A63">
      <w:pPr>
        <w:pStyle w:val="NoSpacing"/>
        <w:rPr>
          <w:u w:color="000000"/>
        </w:rPr>
      </w:pPr>
    </w:p>
    <w:p w14:paraId="525DA1D6" w14:textId="770FEAB3" w:rsidR="005F3EA9" w:rsidRDefault="005F3EA9">
      <w:pPr>
        <w:pStyle w:val="NoSpacing"/>
        <w:jc w:val="both"/>
        <w:rPr>
          <w:u w:color="000000"/>
        </w:rPr>
        <w:pPrChange w:id="924" w:author="Maxime Escourbiac" w:date="2011-03-14T02:51:00Z">
          <w:pPr>
            <w:pStyle w:val="NoSpacing"/>
          </w:pPr>
        </w:pPrChange>
      </w:pPr>
      <w:r>
        <w:rPr>
          <w:u w:color="000000"/>
        </w:rPr>
        <w:t xml:space="preserve">Le </w:t>
      </w:r>
      <w:proofErr w:type="spellStart"/>
      <w:r>
        <w:rPr>
          <w:i/>
          <w:u w:color="000000"/>
        </w:rPr>
        <w:t>GrapheInfra</w:t>
      </w:r>
      <w:proofErr w:type="spellEnd"/>
      <w:r>
        <w:rPr>
          <w:u w:val="single" w:color="000000"/>
        </w:rPr>
        <w:t xml:space="preserve"> </w:t>
      </w:r>
      <w:r>
        <w:rPr>
          <w:u w:color="000000"/>
        </w:rPr>
        <w:t>correspond au réseau des infrastructures de RFF. Il possède des graphes de ressources (</w:t>
      </w:r>
      <w:proofErr w:type="spellStart"/>
      <w:r>
        <w:rPr>
          <w:i/>
          <w:u w:color="000000"/>
        </w:rPr>
        <w:t>RessourceGrapheInfra</w:t>
      </w:r>
      <w:proofErr w:type="spellEnd"/>
      <w:r>
        <w:rPr>
          <w:u w:color="000000"/>
        </w:rPr>
        <w:t xml:space="preserve">). </w:t>
      </w:r>
      <w:r w:rsidR="008E4E54">
        <w:rPr>
          <w:u w:color="000000"/>
        </w:rPr>
        <w:t>Ces ressources</w:t>
      </w:r>
      <w:r>
        <w:rPr>
          <w:u w:color="000000"/>
        </w:rPr>
        <w:t xml:space="preserve"> peuvent être des infrastructures ou des connexions de ressources. </w:t>
      </w:r>
      <w:r w:rsidRPr="00C05C9E">
        <w:rPr>
          <w:color w:val="auto"/>
          <w:u w:color="000000"/>
          <w:rPrChange w:id="925" w:author="Maxime Escourbiac" w:date="2011-03-14T20:11:00Z">
            <w:rPr>
              <w:u w:color="000000"/>
            </w:rPr>
          </w:rPrChange>
        </w:rPr>
        <w:t>Les ressources (</w:t>
      </w:r>
      <w:proofErr w:type="spellStart"/>
      <w:r w:rsidRPr="00C05C9E">
        <w:rPr>
          <w:i/>
          <w:color w:val="auto"/>
          <w:u w:color="000000"/>
          <w:rPrChange w:id="926" w:author="Maxime Escourbiac" w:date="2011-03-14T20:11:00Z">
            <w:rPr>
              <w:i/>
              <w:u w:color="000000"/>
            </w:rPr>
          </w:rPrChange>
        </w:rPr>
        <w:t>RessourceInfra</w:t>
      </w:r>
      <w:proofErr w:type="spellEnd"/>
      <w:r w:rsidRPr="00C05C9E">
        <w:rPr>
          <w:color w:val="auto"/>
          <w:u w:color="000000"/>
          <w:rPrChange w:id="927" w:author="Maxime Escourbiac" w:date="2011-03-14T20:11:00Z">
            <w:rPr>
              <w:u w:color="000000"/>
            </w:rPr>
          </w:rPrChange>
        </w:rPr>
        <w:t xml:space="preserve">) </w:t>
      </w:r>
      <w:ins w:id="928" w:author="Maxime Escourbiac" w:date="2011-03-14T20:11:00Z">
        <w:r w:rsidR="00C05C9E" w:rsidRPr="00C05C9E">
          <w:rPr>
            <w:color w:val="auto"/>
            <w:u w:color="000000"/>
            <w:rPrChange w:id="929" w:author="Maxime Escourbiac" w:date="2011-03-14T20:11:00Z">
              <w:rPr>
                <w:color w:val="C0504D" w:themeColor="accent2"/>
                <w:u w:color="000000"/>
              </w:rPr>
            </w:rPrChange>
          </w:rPr>
          <w:t xml:space="preserve">sont </w:t>
        </w:r>
      </w:ins>
      <w:r w:rsidRPr="00C05C9E">
        <w:rPr>
          <w:color w:val="auto"/>
          <w:u w:color="000000"/>
          <w:rPrChange w:id="930" w:author="Maxime Escourbiac" w:date="2011-03-14T20:11:00Z">
            <w:rPr>
              <w:u w:color="000000"/>
            </w:rPr>
          </w:rPrChange>
        </w:rPr>
        <w:t>les infrastructures du réseau</w:t>
      </w:r>
      <w:r>
        <w:rPr>
          <w:u w:color="000000"/>
        </w:rPr>
        <w:t xml:space="preserve">. Cela peut être un </w:t>
      </w:r>
      <w:proofErr w:type="spellStart"/>
      <w:r>
        <w:rPr>
          <w:i/>
          <w:u w:color="000000"/>
        </w:rPr>
        <w:t>PointRemarquable</w:t>
      </w:r>
      <w:proofErr w:type="spellEnd"/>
      <w:r>
        <w:rPr>
          <w:u w:color="000000"/>
        </w:rPr>
        <w:t>, comme une gare, un tunnel, ou un pont. Cela peut être également un tronçon de voie ou de ligne (</w:t>
      </w:r>
      <w:proofErr w:type="spellStart"/>
      <w:r>
        <w:rPr>
          <w:i/>
          <w:u w:color="000000"/>
        </w:rPr>
        <w:t>TronConVoie</w:t>
      </w:r>
      <w:proofErr w:type="spellEnd"/>
      <w:r>
        <w:rPr>
          <w:u w:color="000000"/>
        </w:rPr>
        <w:t xml:space="preserve"> et </w:t>
      </w:r>
      <w:proofErr w:type="spellStart"/>
      <w:r>
        <w:rPr>
          <w:i/>
          <w:u w:color="000000"/>
        </w:rPr>
        <w:t>TronconLigne</w:t>
      </w:r>
      <w:proofErr w:type="spellEnd"/>
      <w:r>
        <w:rPr>
          <w:u w:color="000000"/>
        </w:rPr>
        <w:t xml:space="preserve">). Elle est </w:t>
      </w:r>
      <w:r w:rsidR="008E4E54">
        <w:rPr>
          <w:u w:color="000000"/>
        </w:rPr>
        <w:t>reliée</w:t>
      </w:r>
      <w:r>
        <w:rPr>
          <w:u w:color="000000"/>
        </w:rPr>
        <w:t xml:space="preserve"> à un sous-graphe de parcours (</w:t>
      </w:r>
      <w:proofErr w:type="spellStart"/>
      <w:r>
        <w:rPr>
          <w:i/>
          <w:u w:color="000000"/>
        </w:rPr>
        <w:t>SousGrapheParcours</w:t>
      </w:r>
      <w:proofErr w:type="spellEnd"/>
      <w:r>
        <w:rPr>
          <w:u w:color="000000"/>
        </w:rPr>
        <w:t xml:space="preserve">) avec une classe d'association </w:t>
      </w:r>
      <w:proofErr w:type="spellStart"/>
      <w:r>
        <w:rPr>
          <w:i/>
          <w:u w:color="000000"/>
        </w:rPr>
        <w:t>RessinfraOriente</w:t>
      </w:r>
      <w:proofErr w:type="spellEnd"/>
      <w:r>
        <w:rPr>
          <w:u w:color="000000"/>
        </w:rPr>
        <w:t xml:space="preserve"> qui représente une orientation pour les ressources (avec un rang et un sens).</w:t>
      </w:r>
    </w:p>
    <w:p w14:paraId="6D166249" w14:textId="77777777" w:rsidR="005F3EA9" w:rsidRDefault="005F3EA9">
      <w:pPr>
        <w:pStyle w:val="NoSpacing"/>
        <w:jc w:val="both"/>
        <w:rPr>
          <w:u w:color="000000"/>
        </w:rPr>
        <w:pPrChange w:id="931" w:author="Maxime Escourbiac" w:date="2011-03-14T02:51:00Z">
          <w:pPr>
            <w:pStyle w:val="NoSpacing"/>
          </w:pPr>
        </w:pPrChange>
      </w:pPr>
    </w:p>
    <w:p w14:paraId="0EC578AB" w14:textId="77777777" w:rsidR="005F3EA9" w:rsidRDefault="005F3EA9">
      <w:pPr>
        <w:pStyle w:val="NoSpacing"/>
        <w:jc w:val="both"/>
        <w:rPr>
          <w:rFonts w:ascii="Helvetica Neue" w:hAnsi="Helvetica Neue"/>
          <w:b/>
          <w:u w:color="000000"/>
        </w:rPr>
        <w:pPrChange w:id="932" w:author="Maxime Escourbiac" w:date="2011-03-14T02:51:00Z">
          <w:pPr>
            <w:pStyle w:val="NoSpacing"/>
          </w:pPr>
        </w:pPrChange>
      </w:pPr>
    </w:p>
    <w:p w14:paraId="48B2EC32" w14:textId="293D0AED" w:rsidR="005F3EA9" w:rsidRPr="006C2DAF" w:rsidRDefault="005F3EA9">
      <w:pPr>
        <w:pStyle w:val="NoSpacing"/>
        <w:jc w:val="both"/>
        <w:pPrChange w:id="933" w:author="Maxime Escourbiac" w:date="2011-03-14T02:51:00Z">
          <w:pPr>
            <w:pStyle w:val="NoSpacing"/>
          </w:pPr>
        </w:pPrChange>
      </w:pPr>
      <w:proofErr w:type="spellStart"/>
      <w:r w:rsidRPr="006C2DAF">
        <w:t>SousGrapheParcours</w:t>
      </w:r>
      <w:proofErr w:type="spellEnd"/>
      <w:r w:rsidRPr="006C2DAF">
        <w:t xml:space="preserve"> représente un sous graphe de parcours, c'est à dire un grap</w:t>
      </w:r>
      <w:r w:rsidR="006C2DAF" w:rsidRPr="006C2DAF">
        <w:t>he correspondant à un sillon.</w:t>
      </w:r>
    </w:p>
    <w:p w14:paraId="131C1D39" w14:textId="77777777" w:rsidR="005F3EA9" w:rsidRDefault="005F3EA9" w:rsidP="00C66A63">
      <w:pPr>
        <w:pStyle w:val="NoSpacing"/>
      </w:pPr>
    </w:p>
    <w:p w14:paraId="3899CC21" w14:textId="77777777" w:rsidR="005F3EA9" w:rsidRDefault="005F3EA9" w:rsidP="00C66A63">
      <w:pPr>
        <w:pStyle w:val="NoSpacing"/>
      </w:pPr>
    </w:p>
    <w:p w14:paraId="43D7F08F" w14:textId="77777777" w:rsidR="005F3EA9" w:rsidRDefault="005F3EA9" w:rsidP="005F3EA9">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25D8FE84" w14:textId="77777777" w:rsidR="006C2DAF" w:rsidRDefault="006C2DAF" w:rsidP="005F3EA9">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4E3484FA" w14:textId="77777777" w:rsidR="005F3EA9" w:rsidRDefault="005F3EA9" w:rsidP="005F3EA9">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4FDE3B4B" w14:textId="77777777" w:rsidR="005F3EA9" w:rsidRDefault="005F3EA9" w:rsidP="005F3EA9">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1B95893C" w14:textId="77777777" w:rsidR="005F3EA9" w:rsidRDefault="005F3EA9" w:rsidP="005F3EA9">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52BE863B" w14:textId="77777777" w:rsidR="005F3EA9" w:rsidRDefault="005F3EA9" w:rsidP="005F3EA9">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
    <w:p w14:paraId="19C15AAA" w14:textId="77777777" w:rsidR="005F3EA9" w:rsidDel="00731D86" w:rsidRDefault="005F3EA9" w:rsidP="005F3EA9">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del w:id="934" w:author="Maxime Escourbiac" w:date="2011-03-14T02:51:00Z"/>
        </w:rPr>
      </w:pPr>
    </w:p>
    <w:p w14:paraId="6C9DC5A0" w14:textId="77777777" w:rsidR="00C66A63" w:rsidDel="00731D86" w:rsidRDefault="00C66A63" w:rsidP="005F3EA9">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del w:id="935" w:author="Maxime Escourbiac" w:date="2011-03-14T02:51:00Z"/>
        </w:rPr>
      </w:pPr>
    </w:p>
    <w:p w14:paraId="29BFF663" w14:textId="54EB5120" w:rsidR="005F3EA9" w:rsidRDefault="005F3EA9">
      <w:pPr>
        <w:pStyle w:val="Heading1"/>
        <w:pPrChange w:id="936" w:author="Maxime Escourbiac" w:date="2011-03-14T02:51:00Z">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PrChange>
      </w:pPr>
      <w:del w:id="937" w:author="Maxime Escourbiac" w:date="2011-03-14T02:51:00Z">
        <w:r w:rsidDel="00731D86">
          <w:delText>TODO</w:delText>
        </w:r>
      </w:del>
      <w:bookmarkStart w:id="938" w:name="_Toc161766894"/>
      <w:bookmarkStart w:id="939" w:name="_Toc161766933"/>
      <w:bookmarkStart w:id="940" w:name="_Toc161767460"/>
      <w:ins w:id="941" w:author="Maxime Escourbiac" w:date="2011-03-14T02:51:00Z">
        <w:r w:rsidR="00731D86">
          <w:t>III</w:t>
        </w:r>
      </w:ins>
      <w:r>
        <w:t>.3 Eléments manquants dans le modèle et critique de l’ensemble:</w:t>
      </w:r>
      <w:bookmarkEnd w:id="938"/>
      <w:bookmarkEnd w:id="939"/>
      <w:bookmarkEnd w:id="940"/>
    </w:p>
    <w:p w14:paraId="445C0A82" w14:textId="77777777" w:rsidR="005F3EA9" w:rsidRDefault="005F3EA9" w:rsidP="005F3EA9">
      <w:pPr>
        <w:pStyle w:val="Formatlibre"/>
        <w:spacing w:line="240" w:lineRule="auto"/>
        <w:rPr>
          <w:rFonts w:ascii="Helvetica" w:hAnsi="Helvetica"/>
          <w:sz w:val="20"/>
        </w:rPr>
      </w:pPr>
    </w:p>
    <w:p w14:paraId="1A0BEF33" w14:textId="6302662B" w:rsidR="005F3EA9" w:rsidDel="00C32C25" w:rsidRDefault="005F3EA9">
      <w:pPr>
        <w:pStyle w:val="NoSpacing"/>
        <w:jc w:val="both"/>
        <w:rPr>
          <w:del w:id="942" w:author="Maxime Escourbiac" w:date="2011-03-16T02:47:00Z"/>
        </w:rPr>
        <w:pPrChange w:id="943" w:author="Maxime Escourbiac" w:date="2011-03-14T02:51:00Z">
          <w:pPr>
            <w:pStyle w:val="NoSpacing"/>
          </w:pPr>
        </w:pPrChange>
      </w:pPr>
      <w:del w:id="944" w:author="Maxime Escourbiac" w:date="2011-03-16T02:47:00Z">
        <w:r w:rsidDel="00C32C25">
          <w:delText>Après étude du modèle, le modèle semble avoir certain défaut.</w:delText>
        </w:r>
      </w:del>
    </w:p>
    <w:p w14:paraId="56E4466D" w14:textId="72C3E668" w:rsidR="005F3EA9" w:rsidDel="00C32C25" w:rsidRDefault="005F3EA9">
      <w:pPr>
        <w:pStyle w:val="NoSpacing"/>
        <w:jc w:val="both"/>
        <w:rPr>
          <w:del w:id="945" w:author="Maxime Escourbiac" w:date="2011-03-16T02:47:00Z"/>
        </w:rPr>
        <w:pPrChange w:id="946" w:author="Maxime Escourbiac" w:date="2011-03-14T02:51:00Z">
          <w:pPr>
            <w:pStyle w:val="NoSpacing"/>
          </w:pPr>
        </w:pPrChange>
      </w:pPr>
      <w:del w:id="947" w:author="Maxime Escourbiac" w:date="2011-03-16T02:47:00Z">
        <w:r w:rsidDel="00C32C25">
          <w:delText xml:space="preserve">Premièrement, il n’y a aucun attribut dans les classes. Il est donc difficile de comprendre exactement à quoi correspondent certaines classes comme par exemple, la classe indiceComposition ou </w:delText>
        </w:r>
      </w:del>
      <w:del w:id="948" w:author="Maxime Escourbiac" w:date="2011-03-14T16:21:00Z">
        <w:r w:rsidDel="00FE2E62">
          <w:delText>quels</w:delText>
        </w:r>
      </w:del>
      <w:del w:id="949" w:author="Maxime Escourbiac" w:date="2011-03-16T02:47:00Z">
        <w:r w:rsidDel="00C32C25">
          <w:delText xml:space="preserve"> sont les caractéristiques des moteurs important</w:delText>
        </w:r>
      </w:del>
      <w:del w:id="950" w:author="Maxime Escourbiac" w:date="2011-03-14T16:21:00Z">
        <w:r w:rsidDel="00FE2E62">
          <w:delText>e</w:delText>
        </w:r>
      </w:del>
      <w:del w:id="951" w:author="Maxime Escourbiac" w:date="2011-03-16T02:47:00Z">
        <w:r w:rsidDel="00C32C25">
          <w:delText>s dans la modélisation du réseau ferré. Ces attributs manquants seront rajoutés dans notre modèle de simulation.</w:delText>
        </w:r>
      </w:del>
    </w:p>
    <w:p w14:paraId="0E6EA7B5" w14:textId="606B0FD4" w:rsidR="005F3EA9" w:rsidDel="00C32C25" w:rsidRDefault="005F3EA9">
      <w:pPr>
        <w:pStyle w:val="NoSpacing"/>
        <w:jc w:val="both"/>
        <w:rPr>
          <w:del w:id="952" w:author="Maxime Escourbiac" w:date="2011-03-16T02:47:00Z"/>
          <w:rFonts w:ascii="Times New Roman" w:hAnsi="Times New Roman"/>
        </w:rPr>
        <w:pPrChange w:id="953" w:author="Maxime Escourbiac" w:date="2011-03-14T02:51:00Z">
          <w:pPr>
            <w:pStyle w:val="NoSpacing"/>
          </w:pPr>
        </w:pPrChange>
      </w:pPr>
    </w:p>
    <w:p w14:paraId="462471A4" w14:textId="089154E4" w:rsidR="005F3EA9" w:rsidDel="00C32C25" w:rsidRDefault="005F3EA9">
      <w:pPr>
        <w:pStyle w:val="NoSpacing"/>
        <w:jc w:val="both"/>
        <w:rPr>
          <w:del w:id="954" w:author="Maxime Escourbiac" w:date="2011-03-16T02:47:00Z"/>
        </w:rPr>
        <w:pPrChange w:id="955" w:author="Maxime Escourbiac" w:date="2011-03-14T02:51:00Z">
          <w:pPr>
            <w:pStyle w:val="NoSpacing"/>
          </w:pPr>
        </w:pPrChange>
      </w:pPr>
      <w:del w:id="956" w:author="Maxime Escourbiac" w:date="2011-03-16T02:47:00Z">
        <w:r w:rsidDel="00C32C25">
          <w:delText>Deuxièmement, il semble y avoir certaines erreurs comme la relation entre RessourceInfra et SousGrapheParcours.</w:delText>
        </w:r>
      </w:del>
    </w:p>
    <w:p w14:paraId="7F2884D4" w14:textId="4A725CC2" w:rsidR="005F3EA9" w:rsidDel="00C32C25" w:rsidRDefault="005F3EA9">
      <w:pPr>
        <w:pStyle w:val="NoSpacing"/>
        <w:jc w:val="both"/>
        <w:rPr>
          <w:del w:id="957" w:author="Maxime Escourbiac" w:date="2011-03-16T02:47:00Z"/>
        </w:rPr>
        <w:pPrChange w:id="958" w:author="Maxime Escourbiac" w:date="2011-03-14T02:51:00Z">
          <w:pPr>
            <w:pStyle w:val="NoSpacing"/>
          </w:pPr>
        </w:pPrChange>
      </w:pPr>
    </w:p>
    <w:p w14:paraId="507CBA91" w14:textId="6170E81E" w:rsidR="005F3EA9" w:rsidDel="00C32C25" w:rsidRDefault="005F3EA9">
      <w:pPr>
        <w:pStyle w:val="NoSpacing"/>
        <w:jc w:val="both"/>
        <w:rPr>
          <w:del w:id="959" w:author="Maxime Escourbiac" w:date="2011-03-16T02:47:00Z"/>
        </w:rPr>
        <w:pPrChange w:id="960" w:author="Maxime Escourbiac" w:date="2011-03-14T02:51:00Z">
          <w:pPr>
            <w:pStyle w:val="NoSpacing"/>
          </w:pPr>
        </w:pPrChange>
      </w:pPr>
      <w:del w:id="961" w:author="Maxime Escourbiac" w:date="2011-03-16T02:47:00Z">
        <w:r w:rsidDel="00C32C25">
          <w:delText>Certaines notions sont également manquantes par rapport à la documentation qui nous a été fourni:</w:delText>
        </w:r>
      </w:del>
    </w:p>
    <w:p w14:paraId="5C0E28C3" w14:textId="34205392" w:rsidR="005F3EA9" w:rsidDel="00C32C25" w:rsidRDefault="005F3EA9">
      <w:pPr>
        <w:pStyle w:val="NoSpacing"/>
        <w:jc w:val="both"/>
        <w:rPr>
          <w:del w:id="962" w:author="Maxime Escourbiac" w:date="2011-03-16T02:47:00Z"/>
        </w:rPr>
        <w:pPrChange w:id="963" w:author="Maxime Escourbiac" w:date="2011-03-14T02:51:00Z">
          <w:pPr>
            <w:pStyle w:val="NoSpacing"/>
          </w:pPr>
        </w:pPrChange>
      </w:pPr>
      <w:del w:id="964" w:author="Maxime Escourbiac" w:date="2011-03-16T02:47:00Z">
        <w:r w:rsidDel="00C32C25">
          <w:delText xml:space="preserve">Dans les </w:delText>
        </w:r>
        <w:r w:rsidDel="00C32C25">
          <w:rPr>
            <w:i/>
          </w:rPr>
          <w:delText>ChgmtCaracteristiquesTechnique</w:delText>
        </w:r>
        <w:r w:rsidDel="00C32C25">
          <w:delText>, une spécialisation permet de décrire les informations sur la TractionElectrique, mais il manque la traction diesel.</w:delText>
        </w:r>
      </w:del>
    </w:p>
    <w:p w14:paraId="263EA3BF" w14:textId="70EB461E" w:rsidR="005F3EA9" w:rsidDel="00C32C25" w:rsidRDefault="005F3EA9">
      <w:pPr>
        <w:pStyle w:val="NoSpacing"/>
        <w:jc w:val="both"/>
        <w:rPr>
          <w:del w:id="965" w:author="Maxime Escourbiac" w:date="2011-03-16T02:47:00Z"/>
        </w:rPr>
        <w:pPrChange w:id="966" w:author="Maxime Escourbiac" w:date="2011-03-14T02:51:00Z">
          <w:pPr>
            <w:pStyle w:val="NoSpacing"/>
          </w:pPr>
        </w:pPrChange>
      </w:pPr>
      <w:del w:id="967" w:author="Maxime Escourbiac" w:date="2011-03-16T02:47:00Z">
        <w:r w:rsidDel="00C32C25">
          <w:delText xml:space="preserve">La notion de régime d’un sillon </w:delText>
        </w:r>
      </w:del>
      <w:del w:id="968" w:author="Maxime Escourbiac" w:date="2011-03-14T16:22:00Z">
        <w:r w:rsidDel="00FE2E62">
          <w:delText>( jours</w:delText>
        </w:r>
      </w:del>
      <w:del w:id="969" w:author="Maxime Escourbiac" w:date="2011-03-16T02:47:00Z">
        <w:r w:rsidDel="00C32C25">
          <w:delText xml:space="preserve"> de circulations </w:delText>
        </w:r>
      </w:del>
      <w:del w:id="970" w:author="Maxime Escourbiac" w:date="2011-03-14T16:22:00Z">
        <w:r w:rsidDel="00FE2E62">
          <w:delText>autorisés )</w:delText>
        </w:r>
      </w:del>
      <w:del w:id="971" w:author="Maxime Escourbiac" w:date="2011-03-16T02:47:00Z">
        <w:r w:rsidDel="00C32C25">
          <w:delText xml:space="preserve"> n’apparait pas.</w:delText>
        </w:r>
      </w:del>
    </w:p>
    <w:p w14:paraId="4C1CA73C" w14:textId="06273928" w:rsidR="005F3EA9" w:rsidDel="00C32C25" w:rsidRDefault="005F3EA9">
      <w:pPr>
        <w:pStyle w:val="NoSpacing"/>
        <w:jc w:val="both"/>
        <w:rPr>
          <w:del w:id="972" w:author="Maxime Escourbiac" w:date="2011-03-16T02:47:00Z"/>
        </w:rPr>
        <w:pPrChange w:id="973" w:author="Maxime Escourbiac" w:date="2011-03-14T02:51:00Z">
          <w:pPr>
            <w:pStyle w:val="NoSpacing"/>
          </w:pPr>
        </w:pPrChange>
      </w:pPr>
      <w:del w:id="974" w:author="Maxime Escourbiac" w:date="2011-03-16T02:47:00Z">
        <w:r w:rsidDel="00C32C25">
          <w:delText xml:space="preserve">La notion de marche économique </w:delText>
        </w:r>
      </w:del>
      <w:del w:id="975" w:author="Maxime Escourbiac" w:date="2011-03-14T16:22:00Z">
        <w:r w:rsidDel="00FE2E62">
          <w:delText>( marche</w:delText>
        </w:r>
      </w:del>
      <w:del w:id="976" w:author="Maxime Escourbiac" w:date="2011-03-16T02:47:00Z">
        <w:r w:rsidDel="00C32C25">
          <w:delText xml:space="preserve"> pour réduire la consommation, par exemple une vitesse </w:delText>
        </w:r>
      </w:del>
      <w:del w:id="977" w:author="Maxime Escourbiac" w:date="2011-03-14T16:22:00Z">
        <w:r w:rsidDel="00FE2E62">
          <w:delText>conseillée )</w:delText>
        </w:r>
      </w:del>
      <w:del w:id="978" w:author="Maxime Escourbiac" w:date="2011-03-16T02:47:00Z">
        <w:r w:rsidDel="00C32C25">
          <w:delText xml:space="preserve"> n’est pas représenté.</w:delText>
        </w:r>
      </w:del>
    </w:p>
    <w:p w14:paraId="02488244" w14:textId="29C86E6D" w:rsidR="005F3EA9" w:rsidDel="00C32C25" w:rsidRDefault="005F3EA9">
      <w:pPr>
        <w:pStyle w:val="NoSpacing"/>
        <w:jc w:val="both"/>
        <w:rPr>
          <w:del w:id="979" w:author="Maxime Escourbiac" w:date="2011-03-16T02:47:00Z"/>
        </w:rPr>
        <w:pPrChange w:id="980" w:author="Maxime Escourbiac" w:date="2011-03-14T02:51:00Z">
          <w:pPr>
            <w:pStyle w:val="NoSpacing"/>
          </w:pPr>
        </w:pPrChange>
      </w:pPr>
      <w:del w:id="981" w:author="Maxime Escourbiac" w:date="2011-03-16T02:47:00Z">
        <w:r w:rsidDel="00C32C25">
          <w:delText>Les règles de sécurité arbitrant les conflits ne sont pas explicitées.</w:delText>
        </w:r>
      </w:del>
    </w:p>
    <w:p w14:paraId="32BA1989" w14:textId="09411C99" w:rsidR="005F3EA9" w:rsidDel="00C32C25" w:rsidRDefault="005F3EA9">
      <w:pPr>
        <w:pStyle w:val="NoSpacing"/>
        <w:jc w:val="both"/>
        <w:rPr>
          <w:del w:id="982" w:author="Maxime Escourbiac" w:date="2011-03-16T02:47:00Z"/>
        </w:rPr>
        <w:pPrChange w:id="983" w:author="Maxime Escourbiac" w:date="2011-03-14T02:51:00Z">
          <w:pPr>
            <w:pStyle w:val="NoSpacing"/>
          </w:pPr>
        </w:pPrChange>
      </w:pPr>
      <w:del w:id="984" w:author="Maxime Escourbiac" w:date="2011-03-16T02:47:00Z">
        <w:r w:rsidDel="00C32C25">
          <w:delText>Les sillons de dernières minutes n’existent pas</w:delText>
        </w:r>
      </w:del>
    </w:p>
    <w:p w14:paraId="28726468" w14:textId="77777777" w:rsidR="005F3EA9" w:rsidDel="00C32C25" w:rsidRDefault="005F3EA9" w:rsidP="005F3EA9">
      <w:pPr>
        <w:pStyle w:val="Puceducorpsde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rPr>
          <w:del w:id="985" w:author="Maxime Escourbiac" w:date="2011-03-16T02:47:00Z"/>
          <w:sz w:val="20"/>
        </w:rPr>
      </w:pPr>
    </w:p>
    <w:p w14:paraId="1250A6AB" w14:textId="21F2DA9F" w:rsidR="00C32C25" w:rsidRDefault="00C32C25" w:rsidP="00C32C25">
      <w:pPr>
        <w:jc w:val="both"/>
        <w:rPr>
          <w:ins w:id="986" w:author="Maxime Escourbiac" w:date="2011-03-16T02:47:00Z"/>
        </w:rPr>
      </w:pPr>
    </w:p>
    <w:p w14:paraId="3C70A9BF" w14:textId="77777777" w:rsidR="00C32C25" w:rsidRDefault="00C32C25">
      <w:pPr>
        <w:jc w:val="both"/>
        <w:rPr>
          <w:ins w:id="987" w:author="Maxime Escourbiac" w:date="2011-03-16T02:48:00Z"/>
        </w:rPr>
        <w:pPrChange w:id="988" w:author="Maxime Escourbiac" w:date="2011-03-16T02:48:00Z">
          <w:pPr>
            <w:pStyle w:val="NoSpacing"/>
            <w:jc w:val="both"/>
          </w:pPr>
        </w:pPrChange>
      </w:pPr>
      <w:ins w:id="989" w:author="Maxime Escourbiac" w:date="2011-03-16T02:47:00Z">
        <w:r>
          <w:t>Après étude du modèle et de la documentation fournie par RFF expliquant le fonctionnement du réseau ferré, nous avons trouvé certains défauts à ce modèle.</w:t>
        </w:r>
      </w:ins>
    </w:p>
    <w:p w14:paraId="3A7B24F7" w14:textId="77777777" w:rsidR="00C32C25" w:rsidRDefault="00C32C25">
      <w:pPr>
        <w:jc w:val="both"/>
        <w:rPr>
          <w:ins w:id="990" w:author="Maxime Escourbiac" w:date="2011-03-16T02:48:00Z"/>
        </w:rPr>
        <w:pPrChange w:id="991" w:author="Maxime Escourbiac" w:date="2011-03-16T02:48:00Z">
          <w:pPr>
            <w:pStyle w:val="NoSpacing"/>
            <w:jc w:val="both"/>
          </w:pPr>
        </w:pPrChange>
      </w:pPr>
      <w:ins w:id="992" w:author="Maxime Escourbiac" w:date="2011-03-16T02:47:00Z">
        <w:r>
          <w:t xml:space="preserve">Premièrement, il n’y a aucun attribut dans les classes. Il est donc difficile de comprendre exactement à quoi correspondent certaines classes comme par exemple, la classe </w:t>
        </w:r>
        <w:proofErr w:type="spellStart"/>
        <w:r>
          <w:t>indiceComposition</w:t>
        </w:r>
        <w:proofErr w:type="spellEnd"/>
        <w:r>
          <w:t xml:space="preserve"> ou quelles sont les caractéristiques des moteurs importantes dans la modélisation du réseau ferré.</w:t>
        </w:r>
      </w:ins>
    </w:p>
    <w:p w14:paraId="7649B243" w14:textId="77777777" w:rsidR="00C32C25" w:rsidRDefault="00C32C25">
      <w:pPr>
        <w:jc w:val="both"/>
        <w:rPr>
          <w:ins w:id="993" w:author="Maxime Escourbiac" w:date="2011-03-16T02:48:00Z"/>
        </w:rPr>
        <w:pPrChange w:id="994" w:author="Maxime Escourbiac" w:date="2011-03-16T02:48:00Z">
          <w:pPr>
            <w:pStyle w:val="NoSpacing"/>
            <w:jc w:val="both"/>
          </w:pPr>
        </w:pPrChange>
      </w:pPr>
      <w:ins w:id="995" w:author="Maxime Escourbiac" w:date="2011-03-16T02:47:00Z">
        <w:r>
          <w:t xml:space="preserve">Deuxièmement, il semble y avoir certaines erreurs comme la relation entre </w:t>
        </w:r>
        <w:proofErr w:type="spellStart"/>
        <w:r>
          <w:t>RessourceInfra</w:t>
        </w:r>
        <w:proofErr w:type="spellEnd"/>
        <w:r>
          <w:t xml:space="preserve"> et </w:t>
        </w:r>
        <w:proofErr w:type="spellStart"/>
        <w:r>
          <w:t>SousGrapheParcours</w:t>
        </w:r>
        <w:proofErr w:type="spellEnd"/>
        <w:r>
          <w:t>, qui est redondante. Une autre modélisation permettrait de réduire le modèle.</w:t>
        </w:r>
      </w:ins>
    </w:p>
    <w:p w14:paraId="0444AEA9" w14:textId="77777777" w:rsidR="00C32C25" w:rsidRDefault="00C32C25">
      <w:pPr>
        <w:jc w:val="both"/>
        <w:rPr>
          <w:ins w:id="996" w:author="Maxime Escourbiac" w:date="2011-03-16T02:48:00Z"/>
        </w:rPr>
        <w:pPrChange w:id="997" w:author="Maxime Escourbiac" w:date="2011-03-16T02:48:00Z">
          <w:pPr>
            <w:pStyle w:val="NoSpacing"/>
            <w:jc w:val="both"/>
          </w:pPr>
        </w:pPrChange>
      </w:pPr>
      <w:ins w:id="998" w:author="Maxime Escourbiac" w:date="2011-03-16T02:47:00Z">
        <w:r>
          <w:t>Certaines notions sont également manquantes par rapport à la documentation qui nous a été fournie:</w:t>
        </w:r>
      </w:ins>
    </w:p>
    <w:p w14:paraId="25D002F9" w14:textId="59ED4AA8" w:rsidR="00C32C25" w:rsidRDefault="00C32C25">
      <w:pPr>
        <w:jc w:val="both"/>
        <w:rPr>
          <w:ins w:id="999" w:author="Maxime Escourbiac" w:date="2011-03-16T02:47:00Z"/>
        </w:rPr>
        <w:pPrChange w:id="1000" w:author="Maxime Escourbiac" w:date="2011-03-16T02:48:00Z">
          <w:pPr>
            <w:pStyle w:val="NoSpacing"/>
            <w:jc w:val="both"/>
          </w:pPr>
        </w:pPrChange>
      </w:pPr>
      <w:ins w:id="1001" w:author="Maxime Escourbiac" w:date="2011-03-16T02:47:00Z">
        <w:r>
          <w:t xml:space="preserve">Dans les </w:t>
        </w:r>
        <w:proofErr w:type="spellStart"/>
        <w:r>
          <w:rPr>
            <w:i/>
          </w:rPr>
          <w:t>ChgmtCaracteristiquesTechnique</w:t>
        </w:r>
        <w:proofErr w:type="spellEnd"/>
        <w:r>
          <w:t xml:space="preserve">, une spécialisation permet de décrire les informations sur la </w:t>
        </w:r>
        <w:proofErr w:type="spellStart"/>
        <w:r>
          <w:t>TractionElectrique</w:t>
        </w:r>
        <w:proofErr w:type="spellEnd"/>
        <w:r>
          <w:t>, mais il manque la traction diesel.</w:t>
        </w:r>
      </w:ins>
    </w:p>
    <w:p w14:paraId="380EC49A" w14:textId="77777777" w:rsidR="00C32C25" w:rsidRDefault="00C32C25">
      <w:pPr>
        <w:jc w:val="both"/>
        <w:rPr>
          <w:ins w:id="1002" w:author="Maxime Escourbiac" w:date="2011-03-16T02:47:00Z"/>
        </w:rPr>
        <w:pPrChange w:id="1003" w:author="Maxime Escourbiac" w:date="2011-03-16T02:48:00Z">
          <w:pPr>
            <w:pStyle w:val="NoSpacing"/>
            <w:jc w:val="both"/>
          </w:pPr>
        </w:pPrChange>
      </w:pPr>
      <w:ins w:id="1004" w:author="Maxime Escourbiac" w:date="2011-03-16T02:47:00Z">
        <w:r>
          <w:t>La notion de régime d’un sillon (jours de circulations autorisés) n’apparait pas.</w:t>
        </w:r>
      </w:ins>
    </w:p>
    <w:p w14:paraId="29991FFD" w14:textId="77777777" w:rsidR="00C32C25" w:rsidRDefault="00C32C25">
      <w:pPr>
        <w:jc w:val="both"/>
        <w:rPr>
          <w:ins w:id="1005" w:author="Maxime Escourbiac" w:date="2011-03-16T02:47:00Z"/>
        </w:rPr>
        <w:pPrChange w:id="1006" w:author="Maxime Escourbiac" w:date="2011-03-16T02:48:00Z">
          <w:pPr>
            <w:pStyle w:val="NoSpacing"/>
            <w:jc w:val="both"/>
          </w:pPr>
        </w:pPrChange>
      </w:pPr>
      <w:ins w:id="1007" w:author="Maxime Escourbiac" w:date="2011-03-16T02:47:00Z">
        <w:r>
          <w:t>La notion de marche économique (marche pour réduire la consommation, par exemple une vitesse conseillée) n’est pas représentée.</w:t>
        </w:r>
      </w:ins>
    </w:p>
    <w:p w14:paraId="726CF0CB" w14:textId="77777777" w:rsidR="00C32C25" w:rsidRDefault="00C32C25">
      <w:pPr>
        <w:jc w:val="both"/>
        <w:rPr>
          <w:ins w:id="1008" w:author="Maxime Escourbiac" w:date="2011-03-16T02:47:00Z"/>
        </w:rPr>
        <w:pPrChange w:id="1009" w:author="Maxime Escourbiac" w:date="2011-03-16T02:48:00Z">
          <w:pPr>
            <w:pStyle w:val="NoSpacing"/>
            <w:jc w:val="both"/>
          </w:pPr>
        </w:pPrChange>
      </w:pPr>
      <w:ins w:id="1010" w:author="Maxime Escourbiac" w:date="2011-03-16T02:47:00Z">
        <w:r>
          <w:t>Les règles de sécurité arbitrant les conflits ne sont pas explicitées.</w:t>
        </w:r>
      </w:ins>
    </w:p>
    <w:p w14:paraId="585E8B50" w14:textId="77777777" w:rsidR="00C32C25" w:rsidRDefault="00C32C25">
      <w:pPr>
        <w:jc w:val="both"/>
        <w:rPr>
          <w:ins w:id="1011" w:author="Maxime Escourbiac" w:date="2011-03-16T02:47:00Z"/>
        </w:rPr>
        <w:pPrChange w:id="1012" w:author="Maxime Escourbiac" w:date="2011-03-16T02:48:00Z">
          <w:pPr>
            <w:pStyle w:val="NoSpacing"/>
            <w:jc w:val="both"/>
          </w:pPr>
        </w:pPrChange>
      </w:pPr>
      <w:ins w:id="1013" w:author="Maxime Escourbiac" w:date="2011-03-16T02:47:00Z">
        <w:r>
          <w:t>Les sillons de dernières minutes n’existent pas dans le modèle actuel.</w:t>
        </w:r>
      </w:ins>
    </w:p>
    <w:p w14:paraId="793DFC38" w14:textId="095AB583" w:rsidR="00C32C25" w:rsidRPr="00A65304" w:rsidRDefault="00C32C25">
      <w:pPr>
        <w:jc w:val="both"/>
        <w:rPr>
          <w:ins w:id="1014" w:author="Maxime Escourbiac" w:date="2011-03-16T02:47:00Z"/>
          <w:rPrChange w:id="1015" w:author="Maxime Escourbiac" w:date="2011-03-16T03:02:00Z">
            <w:rPr>
              <w:ins w:id="1016" w:author="Maxime Escourbiac" w:date="2011-03-16T02:47:00Z"/>
              <w:sz w:val="20"/>
            </w:rPr>
          </w:rPrChange>
        </w:rPr>
        <w:pPrChange w:id="1017" w:author="Maxime Escourbiac" w:date="2011-03-16T02:48:00Z">
          <w:pPr>
            <w:pStyle w:val="Puceducorpsde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PrChange>
      </w:pPr>
      <w:ins w:id="1018" w:author="Maxime Escourbiac" w:date="2011-03-16T02:47:00Z">
        <w:r>
          <w:t xml:space="preserve">De plus, certaines spécifications de classe semblent abusives. Par exemple, la spécialisation des horaires, ou les détails de marche. </w:t>
        </w:r>
      </w:ins>
    </w:p>
    <w:p w14:paraId="5A01F15E" w14:textId="77777777" w:rsidR="00C32C25" w:rsidRDefault="00C32C25">
      <w:pPr>
        <w:jc w:val="both"/>
        <w:rPr>
          <w:ins w:id="1019" w:author="Maxime Escourbiac" w:date="2011-03-16T02:47:00Z"/>
        </w:rPr>
        <w:pPrChange w:id="1020" w:author="Maxime Escourbiac" w:date="2011-03-16T02:48:00Z">
          <w:pPr>
            <w:pStyle w:val="Puceducorpsde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pPr>
        </w:pPrChange>
      </w:pPr>
      <w:ins w:id="1021" w:author="Maxime Escourbiac" w:date="2011-03-16T02:47:00Z">
        <w:r>
          <w:t>Ce modèle est toutefois très modulable. Ainsi, différentes caractéristiques de marche peuvent être ajoutées très facilement. Ce modèle prévoit donc la possibilité pour celui-ci d’évoluer.</w:t>
        </w:r>
      </w:ins>
    </w:p>
    <w:p w14:paraId="17959B43" w14:textId="77777777" w:rsidR="00C32C25" w:rsidRDefault="00C32C25" w:rsidP="00C32C25">
      <w:pPr>
        <w:jc w:val="both"/>
        <w:rPr>
          <w:ins w:id="1022" w:author="Maxime Escourbiac" w:date="2011-03-16T02:47:00Z"/>
        </w:rPr>
      </w:pPr>
    </w:p>
    <w:p w14:paraId="61721355" w14:textId="7CB9D2B6" w:rsidR="00C32C25" w:rsidRDefault="00C32C25" w:rsidP="00C32C25">
      <w:pPr>
        <w:jc w:val="both"/>
        <w:rPr>
          <w:ins w:id="1023" w:author="Maxime Escourbiac" w:date="2011-03-16T02:47:00Z"/>
        </w:rPr>
      </w:pPr>
    </w:p>
    <w:p w14:paraId="4782A6C6" w14:textId="77777777" w:rsidR="005F35FD" w:rsidRDefault="005F35FD"/>
    <w:p w14:paraId="1F27B2C3" w14:textId="77777777" w:rsidR="00EC334C" w:rsidRDefault="00EC334C"/>
    <w:p w14:paraId="5101AE84" w14:textId="555081C2" w:rsidR="00EC334C" w:rsidDel="00D753F2" w:rsidRDefault="00D753F2">
      <w:pPr>
        <w:rPr>
          <w:del w:id="1024" w:author="Maxime Escourbiac" w:date="2011-03-16T03:51:00Z"/>
        </w:rPr>
      </w:pPr>
      <w:ins w:id="1025" w:author="Maxime Escourbiac" w:date="2011-03-16T03:51:00Z">
        <w:r>
          <w:br/>
        </w:r>
        <w:r>
          <w:br/>
        </w:r>
      </w:ins>
    </w:p>
    <w:p w14:paraId="4890E953" w14:textId="77777777" w:rsidR="00EC334C" w:rsidRDefault="00EC334C"/>
    <w:p w14:paraId="7A53FA27" w14:textId="77777777" w:rsidR="00EC334C" w:rsidDel="00C32C25" w:rsidRDefault="00EC334C">
      <w:pPr>
        <w:rPr>
          <w:del w:id="1026" w:author="Maxime Escourbiac" w:date="2011-03-16T02:49:00Z"/>
        </w:rPr>
      </w:pPr>
    </w:p>
    <w:p w14:paraId="02B0A4AE" w14:textId="77777777" w:rsidR="00EC334C" w:rsidDel="00D753F2" w:rsidRDefault="00EC334C">
      <w:pPr>
        <w:rPr>
          <w:del w:id="1027" w:author="Maxime Escourbiac" w:date="2011-03-16T03:51:00Z"/>
        </w:rPr>
      </w:pPr>
    </w:p>
    <w:p w14:paraId="4DAA5A16" w14:textId="652E06E2" w:rsidR="00EC334C" w:rsidDel="00C32C25" w:rsidRDefault="00D753F2">
      <w:pPr>
        <w:rPr>
          <w:del w:id="1028" w:author="Maxime Escourbiac" w:date="2011-03-16T02:48:00Z"/>
        </w:rPr>
      </w:pPr>
      <w:ins w:id="1029" w:author="Maxime Escourbiac" w:date="2011-03-16T03:51:00Z">
        <w:r>
          <w:br/>
        </w:r>
      </w:ins>
    </w:p>
    <w:p w14:paraId="1B4EE4A6" w14:textId="77777777" w:rsidR="00EC334C" w:rsidDel="00C32C25" w:rsidRDefault="00EC334C">
      <w:pPr>
        <w:rPr>
          <w:del w:id="1030" w:author="Maxime Escourbiac" w:date="2011-03-16T02:48:00Z"/>
        </w:rPr>
      </w:pPr>
    </w:p>
    <w:p w14:paraId="3CA678F1" w14:textId="77777777" w:rsidR="00EC334C" w:rsidDel="00C32C25" w:rsidRDefault="00EC334C">
      <w:pPr>
        <w:rPr>
          <w:del w:id="1031" w:author="Maxime Escourbiac" w:date="2011-03-16T02:48:00Z"/>
        </w:rPr>
      </w:pPr>
    </w:p>
    <w:p w14:paraId="597A77B6" w14:textId="77777777" w:rsidR="00EC334C" w:rsidDel="00C32C25" w:rsidRDefault="00EC334C">
      <w:pPr>
        <w:rPr>
          <w:del w:id="1032" w:author="Maxime Escourbiac" w:date="2011-03-16T02:48:00Z"/>
        </w:rPr>
      </w:pPr>
    </w:p>
    <w:p w14:paraId="4A4F69DE" w14:textId="77777777" w:rsidR="00EC334C" w:rsidDel="00C32C25" w:rsidRDefault="00EC334C">
      <w:pPr>
        <w:rPr>
          <w:del w:id="1033" w:author="Maxime Escourbiac" w:date="2011-03-16T02:48:00Z"/>
        </w:rPr>
      </w:pPr>
    </w:p>
    <w:p w14:paraId="639D40F0" w14:textId="77777777" w:rsidR="00EC334C" w:rsidDel="00C32C25" w:rsidRDefault="00EC334C">
      <w:pPr>
        <w:rPr>
          <w:del w:id="1034" w:author="Maxime Escourbiac" w:date="2011-03-16T02:48:00Z"/>
        </w:rPr>
      </w:pPr>
    </w:p>
    <w:p w14:paraId="22D1287B" w14:textId="77777777" w:rsidR="00EC334C" w:rsidDel="00C32C25" w:rsidRDefault="00EC334C">
      <w:pPr>
        <w:rPr>
          <w:del w:id="1035" w:author="Maxime Escourbiac" w:date="2011-03-16T02:48:00Z"/>
        </w:rPr>
      </w:pPr>
    </w:p>
    <w:p w14:paraId="4D0AC2BC" w14:textId="77777777" w:rsidR="00EC334C" w:rsidDel="00C32C25" w:rsidRDefault="00EC334C">
      <w:pPr>
        <w:rPr>
          <w:del w:id="1036" w:author="Maxime Escourbiac" w:date="2011-03-16T02:48:00Z"/>
        </w:rPr>
      </w:pPr>
    </w:p>
    <w:p w14:paraId="30DD8E26" w14:textId="77777777" w:rsidR="00EC334C" w:rsidDel="00C32C25" w:rsidRDefault="00EC334C">
      <w:pPr>
        <w:rPr>
          <w:del w:id="1037" w:author="Maxime Escourbiac" w:date="2011-03-16T02:48:00Z"/>
        </w:rPr>
      </w:pPr>
    </w:p>
    <w:p w14:paraId="72106C0E" w14:textId="77777777" w:rsidR="00690B50" w:rsidDel="00C32C25" w:rsidRDefault="00690B50" w:rsidP="00690B50">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del w:id="1038" w:author="Maxime Escourbiac" w:date="2011-03-16T02:48:00Z"/>
          <w:rFonts w:ascii="Cambria" w:hAnsi="Cambria"/>
          <w:b w:val="0"/>
          <w:color w:val="000000"/>
          <w:sz w:val="24"/>
          <w:szCs w:val="24"/>
          <w:lang w:eastAsia="en-US"/>
        </w:rPr>
      </w:pPr>
    </w:p>
    <w:p w14:paraId="2C84119B" w14:textId="62C879B7" w:rsidR="00690B50" w:rsidRDefault="00690B50">
      <w:pPr>
        <w:pStyle w:val="Title"/>
        <w:pPrChange w:id="1039" w:author="Maxime Escourbiac" w:date="2011-03-16T02:30:00Z">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PrChange>
      </w:pPr>
      <w:bookmarkStart w:id="1040" w:name="_Toc161766895"/>
      <w:bookmarkStart w:id="1041" w:name="_Toc161766934"/>
      <w:bookmarkStart w:id="1042" w:name="_Toc161767461"/>
      <w:r>
        <w:t>Bibliographie :</w:t>
      </w:r>
      <w:bookmarkEnd w:id="1040"/>
      <w:bookmarkEnd w:id="1041"/>
      <w:bookmarkEnd w:id="1042"/>
      <w:r>
        <w:t xml:space="preserve"> </w:t>
      </w:r>
    </w:p>
    <w:p w14:paraId="7139B074" w14:textId="77777777" w:rsidR="00690B50" w:rsidRPr="00690B50" w:rsidRDefault="00690B50" w:rsidP="00690B50">
      <w:pPr>
        <w:pStyle w:val="Corps"/>
      </w:pPr>
    </w:p>
    <w:p w14:paraId="33B036E1" w14:textId="77823572" w:rsidR="00EC334C" w:rsidRDefault="000F60A6" w:rsidP="00690B50">
      <w:pPr>
        <w:pStyle w:val="NoSpacing"/>
      </w:pPr>
      <w:ins w:id="1043" w:author="Maxime Escourbiac" w:date="2011-03-16T02:32:00Z">
        <w:r>
          <w:rPr>
            <w:b/>
          </w:rPr>
          <w:t>p17 :</w:t>
        </w:r>
      </w:ins>
      <w:r w:rsidR="00690B50" w:rsidRPr="00EC334C">
        <w:rPr>
          <w:b/>
        </w:rPr>
        <w:t xml:space="preserve"> </w:t>
      </w:r>
      <w:r w:rsidR="00EC334C" w:rsidRPr="00EC334C">
        <w:rPr>
          <w:b/>
        </w:rPr>
        <w:t>[</w:t>
      </w:r>
      <w:del w:id="1044" w:author="Maxime Escourbiac" w:date="2011-03-14T16:22:00Z">
        <w:r w:rsidR="00EC334C" w:rsidRPr="00EC334C" w:rsidDel="00FE2E62">
          <w:rPr>
            <w:b/>
          </w:rPr>
          <w:delText>Gerard</w:delText>
        </w:r>
      </w:del>
      <w:ins w:id="1045" w:author="Maxime Escourbiac" w:date="2011-03-16T02:28:00Z">
        <w:r>
          <w:rPr>
            <w:b/>
          </w:rPr>
          <w:t>DE JONG</w:t>
        </w:r>
      </w:ins>
      <w:del w:id="1046" w:author="Maxime Escourbiac" w:date="2011-03-16T02:28:00Z">
        <w:r w:rsidR="00EC334C" w:rsidRPr="00EC334C" w:rsidDel="000F60A6">
          <w:rPr>
            <w:b/>
          </w:rPr>
          <w:delText xml:space="preserve"> de Jon</w:delText>
        </w:r>
      </w:del>
      <w:ins w:id="1047" w:author="Maxime Escourbiac" w:date="2011-03-16T03:32:00Z">
        <w:r w:rsidR="00CF02FC">
          <w:rPr>
            <w:b/>
          </w:rPr>
          <w:t xml:space="preserve"> et coll.</w:t>
        </w:r>
      </w:ins>
      <w:del w:id="1048" w:author="Maxime Escourbiac" w:date="2011-03-16T02:28:00Z">
        <w:r w:rsidR="00EC334C" w:rsidRPr="00EC334C" w:rsidDel="000F60A6">
          <w:rPr>
            <w:b/>
          </w:rPr>
          <w:delText>g, Hugh Gunn, Moshe Ben-Akiva</w:delText>
        </w:r>
      </w:del>
      <w:r w:rsidR="00EC334C" w:rsidRPr="00EC334C">
        <w:rPr>
          <w:b/>
        </w:rPr>
        <w:t>] </w:t>
      </w:r>
      <w:r w:rsidR="00EC334C" w:rsidRPr="00EC334C">
        <w:t xml:space="preserve">: </w:t>
      </w:r>
      <w:del w:id="1049" w:author="Maxime Escourbiac" w:date="2011-03-14T16:22:00Z">
        <w:r w:rsidR="00EC334C" w:rsidRPr="00EC334C" w:rsidDel="00FE2E62">
          <w:delText>Gerard</w:delText>
        </w:r>
      </w:del>
      <w:ins w:id="1050" w:author="Maxime Escourbiac" w:date="2011-03-14T16:22:00Z">
        <w:r w:rsidR="00FE2E62" w:rsidRPr="00EC334C">
          <w:t>Gérard</w:t>
        </w:r>
      </w:ins>
      <w:r w:rsidR="00EC334C" w:rsidRPr="00EC334C">
        <w:t xml:space="preserve"> de Jong, Hugh Gunn, Moshe Ben-</w:t>
      </w:r>
      <w:proofErr w:type="spellStart"/>
      <w:r w:rsidR="00EC334C" w:rsidRPr="00EC334C">
        <w:t>Akiva</w:t>
      </w:r>
      <w:proofErr w:type="spellEnd"/>
      <w:r w:rsidR="00EC334C" w:rsidRPr="00EC334C">
        <w:t xml:space="preserve">, A </w:t>
      </w:r>
      <w:proofErr w:type="spellStart"/>
      <w:r w:rsidR="00EC334C" w:rsidRPr="00EC334C">
        <w:t>meta</w:t>
      </w:r>
      <w:proofErr w:type="spellEnd"/>
      <w:r w:rsidR="00EC334C" w:rsidRPr="00EC334C">
        <w:t xml:space="preserve">-model for </w:t>
      </w:r>
      <w:proofErr w:type="spellStart"/>
      <w:r w:rsidR="00EC334C" w:rsidRPr="00EC334C">
        <w:t>passenger</w:t>
      </w:r>
      <w:proofErr w:type="spellEnd"/>
      <w:r w:rsidR="00EC334C" w:rsidRPr="00EC334C">
        <w:t xml:space="preserve"> and </w:t>
      </w:r>
      <w:proofErr w:type="spellStart"/>
      <w:r w:rsidR="00EC334C" w:rsidRPr="00EC334C">
        <w:t>freight</w:t>
      </w:r>
      <w:proofErr w:type="spellEnd"/>
      <w:r w:rsidR="00EC334C" w:rsidRPr="00EC334C">
        <w:t xml:space="preserve"> transport in Europe  Original </w:t>
      </w:r>
      <w:proofErr w:type="spellStart"/>
      <w:r w:rsidR="00EC334C" w:rsidRPr="00EC334C">
        <w:t>Research</w:t>
      </w:r>
      <w:proofErr w:type="spellEnd"/>
      <w:r w:rsidR="00EC334C" w:rsidRPr="00EC334C">
        <w:t xml:space="preserve"> Article, </w:t>
      </w:r>
      <w:r w:rsidR="00EC334C" w:rsidRPr="00EC334C">
        <w:rPr>
          <w:i/>
        </w:rPr>
        <w:t>Transport Policy Volume 11 Issue 4</w:t>
      </w:r>
      <w:r w:rsidR="00EC334C">
        <w:t>,</w:t>
      </w:r>
      <w:ins w:id="1051" w:author="Maxime Escourbiac" w:date="2011-03-16T03:35:00Z">
        <w:r w:rsidR="001C6064" w:rsidRPr="001C6064">
          <w:t xml:space="preserve"> </w:t>
        </w:r>
        <w:r w:rsidR="001C6064" w:rsidRPr="001C6064">
          <w:rPr>
            <w:i/>
            <w:rPrChange w:id="1052" w:author="Maxime Escourbiac" w:date="2011-03-16T03:36:00Z">
              <w:rPr>
                <w:rFonts w:ascii="Helvetica Neue" w:hAnsi="Helvetica Neue"/>
                <w:b/>
                <w:color w:val="2B6991"/>
                <w:sz w:val="26"/>
                <w:szCs w:val="20"/>
                <w:lang w:eastAsia="fr-FR"/>
              </w:rPr>
            </w:rPrChange>
          </w:rPr>
          <w:t>Pages 329-344</w:t>
        </w:r>
      </w:ins>
      <w:ins w:id="1053" w:author="Maxime Escourbiac" w:date="2011-03-16T03:31:00Z">
        <w:r w:rsidR="00CF02FC">
          <w:t xml:space="preserve"> </w:t>
        </w:r>
      </w:ins>
      <w:del w:id="1054" w:author="Maxime Escourbiac" w:date="2011-03-16T03:35:00Z">
        <w:r w:rsidR="00EC334C" w:rsidDel="001C6064">
          <w:delText xml:space="preserve"> </w:delText>
        </w:r>
      </w:del>
      <w:r w:rsidR="00EC334C">
        <w:t xml:space="preserve">Octobre </w:t>
      </w:r>
      <w:r w:rsidR="00EC334C" w:rsidRPr="00EC334C">
        <w:t>2004</w:t>
      </w:r>
      <w:r w:rsidR="000A54E3">
        <w:t>.</w:t>
      </w:r>
    </w:p>
    <w:p w14:paraId="710A980E" w14:textId="77777777" w:rsidR="000A54E3" w:rsidRDefault="000A54E3" w:rsidP="00EC334C">
      <w:pPr>
        <w:pStyle w:val="NoSpacing"/>
      </w:pPr>
    </w:p>
    <w:p w14:paraId="724FAD01" w14:textId="2449917A" w:rsidR="000A54E3" w:rsidRPr="000A54E3" w:rsidRDefault="000F60A6" w:rsidP="000A54E3">
      <w:pPr>
        <w:pStyle w:val="NoSpacing"/>
      </w:pPr>
      <w:ins w:id="1055" w:author="Maxime Escourbiac" w:date="2011-03-16T02:32:00Z">
        <w:r>
          <w:rPr>
            <w:b/>
          </w:rPr>
          <w:t xml:space="preserve">p17 : </w:t>
        </w:r>
      </w:ins>
      <w:r w:rsidR="000A54E3" w:rsidRPr="000A54E3">
        <w:rPr>
          <w:b/>
        </w:rPr>
        <w:t>[LAPORTE]</w:t>
      </w:r>
      <w:r w:rsidR="000A54E3">
        <w:rPr>
          <w:b/>
        </w:rPr>
        <w:t xml:space="preserve"> : </w:t>
      </w:r>
      <w:proofErr w:type="spellStart"/>
      <w:r w:rsidR="000A54E3" w:rsidRPr="000A54E3">
        <w:t>Teodor</w:t>
      </w:r>
      <w:proofErr w:type="spellEnd"/>
      <w:r w:rsidR="000A54E3" w:rsidRPr="000A54E3">
        <w:t xml:space="preserve"> G</w:t>
      </w:r>
      <w:r w:rsidR="000A54E3">
        <w:t xml:space="preserve">abriel </w:t>
      </w:r>
      <w:proofErr w:type="spellStart"/>
      <w:r w:rsidR="000A54E3">
        <w:t>Crainic</w:t>
      </w:r>
      <w:proofErr w:type="spellEnd"/>
      <w:r w:rsidR="000A54E3">
        <w:t xml:space="preserve">, </w:t>
      </w:r>
      <w:r w:rsidR="000A54E3" w:rsidRPr="000A54E3">
        <w:t>Gilbert Laporte</w:t>
      </w:r>
      <w:r w:rsidR="000A54E3">
        <w:t xml:space="preserve">, </w:t>
      </w:r>
      <w:r w:rsidR="000A54E3" w:rsidRPr="000A54E3">
        <w:t xml:space="preserve">Planning </w:t>
      </w:r>
      <w:proofErr w:type="spellStart"/>
      <w:r w:rsidR="000A54E3" w:rsidRPr="000A54E3">
        <w:t>models</w:t>
      </w:r>
      <w:proofErr w:type="spellEnd"/>
      <w:r w:rsidR="000A54E3" w:rsidRPr="000A54E3">
        <w:t xml:space="preserve"> for </w:t>
      </w:r>
      <w:proofErr w:type="spellStart"/>
      <w:r w:rsidR="000A54E3" w:rsidRPr="000A54E3">
        <w:t>freigh</w:t>
      </w:r>
      <w:r w:rsidR="000A54E3">
        <w:t>t</w:t>
      </w:r>
      <w:proofErr w:type="spellEnd"/>
      <w:r w:rsidR="000A54E3">
        <w:t xml:space="preserve"> transportation, </w:t>
      </w:r>
      <w:r w:rsidR="000A54E3" w:rsidRPr="00CC38BA">
        <w:rPr>
          <w:i/>
        </w:rPr>
        <w:t xml:space="preserve">Journal of </w:t>
      </w:r>
      <w:proofErr w:type="spellStart"/>
      <w:r w:rsidR="000A54E3" w:rsidRPr="00CC38BA">
        <w:rPr>
          <w:i/>
        </w:rPr>
        <w:t>Operational</w:t>
      </w:r>
      <w:proofErr w:type="spellEnd"/>
      <w:r w:rsidR="000A54E3" w:rsidRPr="00CC38BA">
        <w:rPr>
          <w:i/>
        </w:rPr>
        <w:t xml:space="preserve"> </w:t>
      </w:r>
      <w:proofErr w:type="spellStart"/>
      <w:r w:rsidR="000A54E3" w:rsidRPr="00CC38BA">
        <w:rPr>
          <w:i/>
        </w:rPr>
        <w:t>Research</w:t>
      </w:r>
      <w:proofErr w:type="spellEnd"/>
      <w:r w:rsidR="000A54E3" w:rsidRPr="00CC38BA">
        <w:rPr>
          <w:i/>
        </w:rPr>
        <w:t xml:space="preserve"> Volume 97 Issue 3</w:t>
      </w:r>
      <w:r w:rsidR="000A54E3">
        <w:t>,</w:t>
      </w:r>
      <w:ins w:id="1056" w:author="Maxime Escourbiac" w:date="2011-03-16T03:35:00Z">
        <w:r w:rsidR="001C6064" w:rsidRPr="001C6064">
          <w:rPr>
            <w:i/>
          </w:rPr>
          <w:t xml:space="preserve"> </w:t>
        </w:r>
        <w:r w:rsidR="001C6064" w:rsidRPr="00183DFE">
          <w:rPr>
            <w:i/>
          </w:rPr>
          <w:t>Pages 409-438</w:t>
        </w:r>
        <w:r w:rsidR="001C6064">
          <w:rPr>
            <w:i/>
          </w:rPr>
          <w:t xml:space="preserve">           </w:t>
        </w:r>
      </w:ins>
      <w:r w:rsidR="000A54E3">
        <w:t xml:space="preserve"> 16 March 1997.</w:t>
      </w:r>
    </w:p>
    <w:p w14:paraId="522E3B77" w14:textId="186EEB90" w:rsidR="000A54E3" w:rsidRDefault="000A54E3" w:rsidP="00EC334C">
      <w:pPr>
        <w:pStyle w:val="NoSpacing"/>
        <w:rPr>
          <w:b/>
        </w:rPr>
      </w:pPr>
    </w:p>
    <w:p w14:paraId="63460533" w14:textId="07A76E37" w:rsidR="00CC38BA" w:rsidRDefault="000F60A6" w:rsidP="00CC38BA">
      <w:pPr>
        <w:pStyle w:val="NoSpacing"/>
        <w:rPr>
          <w:i/>
        </w:rPr>
      </w:pPr>
      <w:ins w:id="1057" w:author="Maxime Escourbiac" w:date="2011-03-16T02:32:00Z">
        <w:r>
          <w:rPr>
            <w:b/>
          </w:rPr>
          <w:t xml:space="preserve">p17 : </w:t>
        </w:r>
      </w:ins>
      <w:r w:rsidR="00CC38BA" w:rsidRPr="000A54E3">
        <w:rPr>
          <w:b/>
        </w:rPr>
        <w:t>[</w:t>
      </w:r>
      <w:del w:id="1058" w:author="Maxime Escourbiac" w:date="2011-03-16T02:28:00Z">
        <w:r w:rsidR="00CC38BA" w:rsidRPr="000A54E3" w:rsidDel="000F60A6">
          <w:rPr>
            <w:b/>
          </w:rPr>
          <w:delText>Tanabe,</w:delText>
        </w:r>
      </w:del>
      <w:ins w:id="1059" w:author="Maxime Escourbiac" w:date="2011-03-16T02:28:00Z">
        <w:r>
          <w:rPr>
            <w:b/>
          </w:rPr>
          <w:t>TANABE</w:t>
        </w:r>
      </w:ins>
      <w:del w:id="1060" w:author="Maxime Escourbiac" w:date="2011-03-16T02:28:00Z">
        <w:r w:rsidR="00CC38BA" w:rsidRPr="000A54E3" w:rsidDel="000F60A6">
          <w:rPr>
            <w:b/>
          </w:rPr>
          <w:delText xml:space="preserve"> Wakui, Matsumoto, Okuda, Sogabe, Komiya</w:delText>
        </w:r>
      </w:del>
      <w:ins w:id="1061" w:author="Maxime Escourbiac" w:date="2011-03-16T03:32:00Z">
        <w:r w:rsidR="00CF02FC" w:rsidRPr="00CF02FC">
          <w:rPr>
            <w:b/>
          </w:rPr>
          <w:t xml:space="preserve"> </w:t>
        </w:r>
        <w:r w:rsidR="00CF02FC">
          <w:rPr>
            <w:b/>
          </w:rPr>
          <w:t>et coll.</w:t>
        </w:r>
        <w:r w:rsidR="00CF02FC" w:rsidRPr="00EC334C">
          <w:rPr>
            <w:b/>
          </w:rPr>
          <w:t>] </w:t>
        </w:r>
      </w:ins>
      <w:del w:id="1062" w:author="Maxime Escourbiac" w:date="2011-03-16T03:32:00Z">
        <w:r w:rsidR="00CC38BA" w:rsidRPr="000A54E3" w:rsidDel="00CF02FC">
          <w:rPr>
            <w:b/>
          </w:rPr>
          <w:delText>]</w:delText>
        </w:r>
      </w:del>
      <w:r w:rsidR="00CC38BA">
        <w:rPr>
          <w:b/>
        </w:rPr>
        <w:t xml:space="preserve"> : </w:t>
      </w:r>
      <w:r w:rsidR="00CC38BA" w:rsidRPr="00CC38BA">
        <w:t xml:space="preserve">M </w:t>
      </w:r>
      <w:proofErr w:type="spellStart"/>
      <w:r w:rsidR="00CC38BA" w:rsidRPr="00CC38BA">
        <w:t>Tanabe</w:t>
      </w:r>
      <w:proofErr w:type="spellEnd"/>
      <w:r w:rsidR="00CC38BA" w:rsidRPr="00CC38BA">
        <w:t xml:space="preserve">, H </w:t>
      </w:r>
      <w:proofErr w:type="spellStart"/>
      <w:r w:rsidR="00CC38BA" w:rsidRPr="00CC38BA">
        <w:t>Wakui</w:t>
      </w:r>
      <w:proofErr w:type="spellEnd"/>
      <w:r w:rsidR="00CC38BA" w:rsidRPr="00CC38BA">
        <w:t xml:space="preserve">, N Matsumoto, H </w:t>
      </w:r>
      <w:proofErr w:type="spellStart"/>
      <w:r w:rsidR="00CC38BA" w:rsidRPr="00CC38BA">
        <w:t>Okuda</w:t>
      </w:r>
      <w:proofErr w:type="spellEnd"/>
      <w:r w:rsidR="00CC38BA" w:rsidRPr="00CC38BA">
        <w:t xml:space="preserve">, M </w:t>
      </w:r>
      <w:proofErr w:type="spellStart"/>
      <w:r w:rsidR="00CC38BA" w:rsidRPr="00CC38BA">
        <w:t>Sogabe</w:t>
      </w:r>
      <w:proofErr w:type="spellEnd"/>
      <w:r w:rsidR="00CC38BA" w:rsidRPr="00CC38BA">
        <w:t xml:space="preserve">, S </w:t>
      </w:r>
      <w:proofErr w:type="spellStart"/>
      <w:r w:rsidR="00CC38BA" w:rsidRPr="00CC38BA">
        <w:t>Komiya</w:t>
      </w:r>
      <w:proofErr w:type="spellEnd"/>
      <w:r w:rsidR="00CC38BA" w:rsidRPr="00CC38BA">
        <w:t xml:space="preserve">, </w:t>
      </w:r>
      <w:proofErr w:type="spellStart"/>
      <w:r w:rsidR="00CC38BA" w:rsidRPr="00CC38BA">
        <w:t>Computational</w:t>
      </w:r>
      <w:proofErr w:type="spellEnd"/>
      <w:r w:rsidR="00CC38BA" w:rsidRPr="00CC38BA">
        <w:t xml:space="preserve"> model of a </w:t>
      </w:r>
      <w:proofErr w:type="spellStart"/>
      <w:r w:rsidR="00CC38BA" w:rsidRPr="00CC38BA">
        <w:t>Shinkansen</w:t>
      </w:r>
      <w:proofErr w:type="spellEnd"/>
      <w:r w:rsidR="00CC38BA" w:rsidRPr="00CC38BA">
        <w:t xml:space="preserve"> train running on the </w:t>
      </w:r>
      <w:proofErr w:type="spellStart"/>
      <w:r w:rsidR="00CC38BA" w:rsidRPr="00CC38BA">
        <w:t>railway</w:t>
      </w:r>
      <w:proofErr w:type="spellEnd"/>
      <w:r w:rsidR="00CC38BA" w:rsidRPr="00CC38BA">
        <w:t xml:space="preserve"> structure and the </w:t>
      </w:r>
      <w:proofErr w:type="spellStart"/>
      <w:r w:rsidR="00CC38BA" w:rsidRPr="00CC38BA">
        <w:t>industrial</w:t>
      </w:r>
      <w:proofErr w:type="spellEnd"/>
      <w:r w:rsidR="00CC38BA" w:rsidRPr="00CC38BA">
        <w:t xml:space="preserve"> applications</w:t>
      </w:r>
      <w:del w:id="1063" w:author="Maxime Escourbiac" w:date="2011-03-14T16:22:00Z">
        <w:r w:rsidR="00CC38BA" w:rsidRPr="00CC38BA" w:rsidDel="00FE2E62">
          <w:delText xml:space="preserve">,  </w:delText>
        </w:r>
        <w:r w:rsidR="00CC38BA" w:rsidDel="00FE2E62">
          <w:rPr>
            <w:i/>
          </w:rPr>
          <w:delText xml:space="preserve"> </w:delText>
        </w:r>
        <w:r w:rsidR="00CC38BA" w:rsidRPr="00CC38BA" w:rsidDel="00FE2E62">
          <w:delText>,</w:delText>
        </w:r>
      </w:del>
      <w:ins w:id="1064" w:author="Maxime Escourbiac" w:date="2011-03-14T16:22:00Z">
        <w:r w:rsidR="00FE2E62" w:rsidRPr="00CC38BA">
          <w:t>,</w:t>
        </w:r>
      </w:ins>
      <w:r w:rsidR="00CC38BA" w:rsidRPr="00CC38BA">
        <w:t xml:space="preserve"> </w:t>
      </w:r>
      <w:ins w:id="1065" w:author="Maxime Escourbiac" w:date="2011-03-16T03:36:00Z">
        <w:r w:rsidR="001C6064" w:rsidRPr="001C6064">
          <w:rPr>
            <w:i/>
            <w:rPrChange w:id="1066" w:author="Maxime Escourbiac" w:date="2011-03-16T03:36:00Z">
              <w:rPr>
                <w:rFonts w:ascii="Helvetica Neue" w:hAnsi="Helvetica Neue"/>
                <w:b/>
                <w:color w:val="2B6991"/>
                <w:sz w:val="26"/>
                <w:szCs w:val="20"/>
                <w:lang w:eastAsia="fr-FR"/>
              </w:rPr>
            </w:rPrChange>
          </w:rPr>
          <w:t>Pages 705-710</w:t>
        </w:r>
        <w:r w:rsidR="001C6064">
          <w:t xml:space="preserve">, </w:t>
        </w:r>
      </w:ins>
      <w:r w:rsidR="00CC38BA" w:rsidRPr="00CC38BA">
        <w:t xml:space="preserve">22 </w:t>
      </w:r>
      <w:proofErr w:type="spellStart"/>
      <w:r w:rsidR="00CC38BA" w:rsidRPr="00CC38BA">
        <w:t>September</w:t>
      </w:r>
      <w:proofErr w:type="spellEnd"/>
      <w:r w:rsidR="00CC38BA" w:rsidRPr="00CC38BA">
        <w:t xml:space="preserve"> 2003.</w:t>
      </w:r>
    </w:p>
    <w:p w14:paraId="5BD0203F" w14:textId="77777777" w:rsidR="00CC38BA" w:rsidRDefault="00CC38BA" w:rsidP="00EC334C">
      <w:pPr>
        <w:pStyle w:val="NoSpacing"/>
        <w:rPr>
          <w:b/>
        </w:rPr>
      </w:pPr>
    </w:p>
    <w:p w14:paraId="3596650E" w14:textId="6D919299" w:rsidR="004A4E66" w:rsidRDefault="000F60A6" w:rsidP="00EC334C">
      <w:pPr>
        <w:pStyle w:val="NoSpacing"/>
      </w:pPr>
      <w:ins w:id="1067" w:author="Maxime Escourbiac" w:date="2011-03-16T02:32:00Z">
        <w:r>
          <w:rPr>
            <w:b/>
          </w:rPr>
          <w:t>p</w:t>
        </w:r>
      </w:ins>
      <w:ins w:id="1068" w:author="Maxime Escourbiac" w:date="2011-03-16T02:33:00Z">
        <w:r>
          <w:rPr>
            <w:b/>
          </w:rPr>
          <w:t xml:space="preserve">17 : </w:t>
        </w:r>
      </w:ins>
      <w:r w:rsidR="004A4E66">
        <w:rPr>
          <w:b/>
        </w:rPr>
        <w:t>[</w:t>
      </w:r>
      <w:del w:id="1069" w:author="Maxime Escourbiac" w:date="2011-03-16T02:28:00Z">
        <w:r w:rsidR="004A4E66" w:rsidRPr="00CC38BA" w:rsidDel="000F60A6">
          <w:rPr>
            <w:b/>
          </w:rPr>
          <w:delText>Zwaneveld, Kroon, Van Hoesel</w:delText>
        </w:r>
      </w:del>
      <w:ins w:id="1070" w:author="Maxime Escourbiac" w:date="2011-03-16T02:28:00Z">
        <w:r>
          <w:rPr>
            <w:b/>
          </w:rPr>
          <w:t>ZWANEBEL</w:t>
        </w:r>
      </w:ins>
      <w:ins w:id="1071" w:author="Maxime Escourbiac" w:date="2011-03-16T03:32:00Z">
        <w:r w:rsidR="00CF02FC" w:rsidRPr="00CF02FC">
          <w:rPr>
            <w:b/>
          </w:rPr>
          <w:t xml:space="preserve"> </w:t>
        </w:r>
        <w:r w:rsidR="00CF02FC">
          <w:rPr>
            <w:b/>
          </w:rPr>
          <w:t>et coll.</w:t>
        </w:r>
      </w:ins>
      <w:r w:rsidR="004A4E66" w:rsidRPr="00CC38BA">
        <w:rPr>
          <w:b/>
        </w:rPr>
        <w:t>]</w:t>
      </w:r>
      <w:r w:rsidR="004A4E66">
        <w:rPr>
          <w:b/>
        </w:rPr>
        <w:t xml:space="preserve"> : </w:t>
      </w:r>
      <w:r w:rsidR="004A4E66" w:rsidRPr="009D27DE">
        <w:t xml:space="preserve">Peter J. </w:t>
      </w:r>
      <w:proofErr w:type="spellStart"/>
      <w:r w:rsidR="004A4E66" w:rsidRPr="009D27DE">
        <w:t>Zwaneveld</w:t>
      </w:r>
      <w:proofErr w:type="spellEnd"/>
      <w:r w:rsidR="004A4E66" w:rsidRPr="009D27DE">
        <w:t xml:space="preserve">, Leo G. </w:t>
      </w:r>
      <w:proofErr w:type="spellStart"/>
      <w:r w:rsidR="004A4E66" w:rsidRPr="009D27DE">
        <w:t>Kroon</w:t>
      </w:r>
      <w:proofErr w:type="spellEnd"/>
      <w:r w:rsidR="004A4E66" w:rsidRPr="009D27DE">
        <w:t xml:space="preserve">, Stan P. M. van </w:t>
      </w:r>
      <w:proofErr w:type="spellStart"/>
      <w:r w:rsidR="004A4E66" w:rsidRPr="009D27DE">
        <w:t>Hoesel</w:t>
      </w:r>
      <w:proofErr w:type="spellEnd"/>
      <w:r w:rsidR="004A4E66" w:rsidRPr="009D27DE">
        <w:t xml:space="preserve">, </w:t>
      </w:r>
      <w:proofErr w:type="spellStart"/>
      <w:r w:rsidR="004A4E66" w:rsidRPr="009D27DE">
        <w:t>Routing</w:t>
      </w:r>
      <w:proofErr w:type="spellEnd"/>
      <w:r w:rsidR="004A4E66" w:rsidRPr="009D27DE">
        <w:t xml:space="preserve"> trains </w:t>
      </w:r>
      <w:proofErr w:type="spellStart"/>
      <w:r w:rsidR="004A4E66" w:rsidRPr="009D27DE">
        <w:t>through</w:t>
      </w:r>
      <w:proofErr w:type="spellEnd"/>
      <w:r w:rsidR="004A4E66" w:rsidRPr="009D27DE">
        <w:t xml:space="preserve"> a </w:t>
      </w:r>
      <w:proofErr w:type="spellStart"/>
      <w:r w:rsidR="004A4E66" w:rsidRPr="009D27DE">
        <w:t>railway</w:t>
      </w:r>
      <w:proofErr w:type="spellEnd"/>
      <w:r w:rsidR="004A4E66" w:rsidRPr="009D27DE">
        <w:t xml:space="preserve"> station </w:t>
      </w:r>
      <w:proofErr w:type="spellStart"/>
      <w:r w:rsidR="004A4E66" w:rsidRPr="009D27DE">
        <w:t>based</w:t>
      </w:r>
      <w:proofErr w:type="spellEnd"/>
      <w:r w:rsidR="004A4E66" w:rsidRPr="009D27DE">
        <w:t xml:space="preserve"> on a </w:t>
      </w:r>
      <w:proofErr w:type="spellStart"/>
      <w:r w:rsidR="004A4E66" w:rsidRPr="009D27DE">
        <w:t>node</w:t>
      </w:r>
      <w:proofErr w:type="spellEnd"/>
      <w:r w:rsidR="004A4E66" w:rsidRPr="009D27DE">
        <w:t xml:space="preserve"> </w:t>
      </w:r>
      <w:proofErr w:type="spellStart"/>
      <w:r w:rsidR="004A4E66" w:rsidRPr="009D27DE">
        <w:t>packing</w:t>
      </w:r>
      <w:proofErr w:type="spellEnd"/>
      <w:r w:rsidR="004A4E66" w:rsidRPr="009D27DE">
        <w:t xml:space="preserve"> model, </w:t>
      </w:r>
      <w:proofErr w:type="spellStart"/>
      <w:r w:rsidR="004A4E66" w:rsidRPr="009D27DE">
        <w:rPr>
          <w:i/>
        </w:rPr>
        <w:t>European</w:t>
      </w:r>
      <w:proofErr w:type="spellEnd"/>
      <w:r w:rsidR="004A4E66" w:rsidRPr="009D27DE">
        <w:rPr>
          <w:i/>
        </w:rPr>
        <w:t xml:space="preserve"> Journal of </w:t>
      </w:r>
      <w:proofErr w:type="spellStart"/>
      <w:r w:rsidR="004A4E66" w:rsidRPr="009D27DE">
        <w:rPr>
          <w:i/>
        </w:rPr>
        <w:t>Operational</w:t>
      </w:r>
      <w:proofErr w:type="spellEnd"/>
      <w:r w:rsidR="004A4E66" w:rsidRPr="009D27DE">
        <w:rPr>
          <w:i/>
        </w:rPr>
        <w:t xml:space="preserve"> </w:t>
      </w:r>
      <w:proofErr w:type="spellStart"/>
      <w:r w:rsidR="004A4E66" w:rsidRPr="009D27DE">
        <w:t>Research</w:t>
      </w:r>
      <w:proofErr w:type="spellEnd"/>
      <w:r w:rsidR="004A4E66">
        <w:t xml:space="preserve"> </w:t>
      </w:r>
      <w:r w:rsidR="004A4E66" w:rsidRPr="009D27DE">
        <w:t xml:space="preserve">Volume 128 Issue 1, </w:t>
      </w:r>
      <w:ins w:id="1072" w:author="Maxime Escourbiac" w:date="2011-03-16T03:37:00Z">
        <w:r w:rsidR="001C6064" w:rsidRPr="001C6064">
          <w:rPr>
            <w:i/>
            <w:rPrChange w:id="1073" w:author="Maxime Escourbiac" w:date="2011-03-16T03:37:00Z">
              <w:rPr>
                <w:rFonts w:ascii="Helvetica Neue" w:hAnsi="Helvetica Neue"/>
                <w:b/>
                <w:color w:val="2B6991"/>
                <w:sz w:val="26"/>
                <w:szCs w:val="20"/>
                <w:lang w:eastAsia="fr-FR"/>
              </w:rPr>
            </w:rPrChange>
          </w:rPr>
          <w:t>Pages 14-33</w:t>
        </w:r>
      </w:ins>
      <w:del w:id="1074" w:author="Maxime Escourbiac" w:date="2011-03-16T03:37:00Z">
        <w:r w:rsidR="004A4E66" w:rsidRPr="009D27DE" w:rsidDel="001C6064">
          <w:delText>1</w:delText>
        </w:r>
      </w:del>
      <w:r w:rsidR="004A4E66" w:rsidRPr="009D27DE">
        <w:t xml:space="preserve"> </w:t>
      </w:r>
      <w:proofErr w:type="spellStart"/>
      <w:r w:rsidR="004A4E66" w:rsidRPr="009D27DE">
        <w:t>January</w:t>
      </w:r>
      <w:proofErr w:type="spellEnd"/>
      <w:r w:rsidR="004A4E66" w:rsidRPr="009D27DE">
        <w:t xml:space="preserve"> 2001.</w:t>
      </w:r>
    </w:p>
    <w:p w14:paraId="01BA8E48" w14:textId="77777777" w:rsidR="004C2E81" w:rsidRDefault="004C2E81" w:rsidP="00EC334C">
      <w:pPr>
        <w:pStyle w:val="NoSpacing"/>
      </w:pPr>
    </w:p>
    <w:p w14:paraId="767CCBAE" w14:textId="74107DF7" w:rsidR="004C2E81" w:rsidRDefault="00CA2A0E" w:rsidP="004C2E81">
      <w:pPr>
        <w:pStyle w:val="NoSpacing"/>
      </w:pPr>
      <w:ins w:id="1075" w:author="Maxime Escourbiac" w:date="2011-03-16T02:33:00Z">
        <w:r>
          <w:rPr>
            <w:b/>
          </w:rPr>
          <w:t xml:space="preserve">p17 : </w:t>
        </w:r>
      </w:ins>
      <w:r w:rsidR="004C2E81" w:rsidRPr="004C2E81">
        <w:rPr>
          <w:b/>
        </w:rPr>
        <w:t>[</w:t>
      </w:r>
      <w:del w:id="1076" w:author="Maxime Escourbiac" w:date="2011-03-16T02:28:00Z">
        <w:r w:rsidR="004C2E81" w:rsidRPr="004C2E81" w:rsidDel="000F60A6">
          <w:rPr>
            <w:b/>
            <w:i/>
          </w:rPr>
          <w:delText>Kuo, Miller-Hooks, Mahmassani</w:delText>
        </w:r>
      </w:del>
      <w:ins w:id="1077" w:author="Maxime Escourbiac" w:date="2011-03-16T02:28:00Z">
        <w:r w:rsidR="000F60A6">
          <w:rPr>
            <w:b/>
            <w:i/>
          </w:rPr>
          <w:t>KUO</w:t>
        </w:r>
      </w:ins>
      <w:ins w:id="1078" w:author="Maxime Escourbiac" w:date="2011-03-16T03:33:00Z">
        <w:r w:rsidR="00CF02FC" w:rsidRPr="00CF02FC">
          <w:rPr>
            <w:b/>
          </w:rPr>
          <w:t xml:space="preserve"> </w:t>
        </w:r>
        <w:r w:rsidR="00CF02FC">
          <w:rPr>
            <w:b/>
          </w:rPr>
          <w:t>et coll.</w:t>
        </w:r>
        <w:r w:rsidR="00CF02FC" w:rsidRPr="00EC334C">
          <w:rPr>
            <w:b/>
          </w:rPr>
          <w:t>] </w:t>
        </w:r>
      </w:ins>
      <w:del w:id="1079" w:author="Maxime Escourbiac" w:date="2011-03-16T03:33:00Z">
        <w:r w:rsidR="004C2E81" w:rsidRPr="004C2E81" w:rsidDel="00CF02FC">
          <w:rPr>
            <w:b/>
          </w:rPr>
          <w:delText>]</w:delText>
        </w:r>
      </w:del>
      <w:r w:rsidR="004C2E81">
        <w:rPr>
          <w:b/>
        </w:rPr>
        <w:t> :</w:t>
      </w:r>
      <w:r w:rsidR="004C2E81">
        <w:t xml:space="preserve"> </w:t>
      </w:r>
      <w:r w:rsidR="004C2E81" w:rsidRPr="004C2E81">
        <w:t xml:space="preserve">April </w:t>
      </w:r>
      <w:proofErr w:type="spellStart"/>
      <w:r w:rsidR="004C2E81" w:rsidRPr="004C2E81">
        <w:t>Kuo</w:t>
      </w:r>
      <w:proofErr w:type="spellEnd"/>
      <w:r w:rsidR="004C2E81" w:rsidRPr="004C2E81">
        <w:t>, Elise Miller-</w:t>
      </w:r>
      <w:proofErr w:type="spellStart"/>
      <w:r w:rsidR="004C2E81" w:rsidRPr="004C2E81">
        <w:t>Hooks</w:t>
      </w:r>
      <w:proofErr w:type="spellEnd"/>
      <w:r w:rsidR="004C2E81" w:rsidRPr="004C2E81">
        <w:t xml:space="preserve">, Hani S. </w:t>
      </w:r>
      <w:proofErr w:type="spellStart"/>
      <w:r w:rsidR="004C2E81" w:rsidRPr="004C2E81">
        <w:t>Mahmassani</w:t>
      </w:r>
      <w:proofErr w:type="spellEnd"/>
      <w:r w:rsidR="004C2E81" w:rsidRPr="004C2E81">
        <w:t xml:space="preserve">, </w:t>
      </w:r>
      <w:proofErr w:type="spellStart"/>
      <w:r w:rsidR="004C2E81" w:rsidRPr="004C2E81">
        <w:t>Freight</w:t>
      </w:r>
      <w:proofErr w:type="spellEnd"/>
      <w:r w:rsidR="004C2E81" w:rsidRPr="004C2E81">
        <w:t xml:space="preserve"> train </w:t>
      </w:r>
      <w:proofErr w:type="spellStart"/>
      <w:r w:rsidR="004C2E81" w:rsidRPr="004C2E81">
        <w:t>scheduling</w:t>
      </w:r>
      <w:proofErr w:type="spellEnd"/>
      <w:r w:rsidR="004C2E81" w:rsidRPr="004C2E81">
        <w:t xml:space="preserve"> </w:t>
      </w:r>
      <w:proofErr w:type="spellStart"/>
      <w:r w:rsidR="004C2E81" w:rsidRPr="004C2E81">
        <w:t>with</w:t>
      </w:r>
      <w:proofErr w:type="spellEnd"/>
      <w:r w:rsidR="004C2E81" w:rsidRPr="004C2E81">
        <w:t xml:space="preserve"> </w:t>
      </w:r>
      <w:proofErr w:type="spellStart"/>
      <w:r w:rsidR="004C2E81" w:rsidRPr="004C2E81">
        <w:t>elastic</w:t>
      </w:r>
      <w:proofErr w:type="spellEnd"/>
      <w:r w:rsidR="004C2E81" w:rsidRPr="004C2E81">
        <w:t xml:space="preserve"> </w:t>
      </w:r>
      <w:proofErr w:type="spellStart"/>
      <w:r w:rsidR="004C2E81" w:rsidRPr="004C2E81">
        <w:t>demand</w:t>
      </w:r>
      <w:proofErr w:type="spellEnd"/>
      <w:r w:rsidR="004C2E81" w:rsidRPr="004C2E81">
        <w:t xml:space="preserve">, </w:t>
      </w:r>
      <w:r w:rsidR="004C2E81" w:rsidRPr="004C2E81">
        <w:rPr>
          <w:i/>
        </w:rPr>
        <w:t xml:space="preserve">Transportation </w:t>
      </w:r>
      <w:proofErr w:type="spellStart"/>
      <w:r w:rsidR="004C2E81" w:rsidRPr="004C2E81">
        <w:rPr>
          <w:i/>
        </w:rPr>
        <w:t>Research</w:t>
      </w:r>
      <w:proofErr w:type="spellEnd"/>
      <w:r w:rsidR="004C2E81" w:rsidRPr="004C2E81">
        <w:rPr>
          <w:i/>
        </w:rPr>
        <w:t xml:space="preserve"> Part E: </w:t>
      </w:r>
      <w:proofErr w:type="spellStart"/>
      <w:r w:rsidR="004C2E81" w:rsidRPr="004C2E81">
        <w:rPr>
          <w:i/>
        </w:rPr>
        <w:t>Logistics</w:t>
      </w:r>
      <w:proofErr w:type="spellEnd"/>
      <w:r w:rsidR="004C2E81" w:rsidRPr="004C2E81">
        <w:rPr>
          <w:i/>
        </w:rPr>
        <w:t xml:space="preserve"> and Transportation </w:t>
      </w:r>
      <w:proofErr w:type="spellStart"/>
      <w:r w:rsidR="004C2E81" w:rsidRPr="004C2E81">
        <w:rPr>
          <w:i/>
        </w:rPr>
        <w:t>Review</w:t>
      </w:r>
      <w:proofErr w:type="spellEnd"/>
      <w:r w:rsidR="004C2E81" w:rsidRPr="004C2E81">
        <w:rPr>
          <w:i/>
        </w:rPr>
        <w:t xml:space="preserve"> Volume 46 Issue</w:t>
      </w:r>
      <w:r w:rsidR="004C2E81" w:rsidRPr="004C2E81">
        <w:t xml:space="preserve"> </w:t>
      </w:r>
      <w:r w:rsidR="004C2E81" w:rsidRPr="004C2E81">
        <w:rPr>
          <w:i/>
        </w:rPr>
        <w:t>6</w:t>
      </w:r>
      <w:r w:rsidR="004C2E81" w:rsidRPr="004C2E81">
        <w:t xml:space="preserve">, </w:t>
      </w:r>
      <w:proofErr w:type="spellStart"/>
      <w:r w:rsidR="004C2E81" w:rsidRPr="004C2E81">
        <w:t>November</w:t>
      </w:r>
      <w:proofErr w:type="spellEnd"/>
      <w:r w:rsidR="004C2E81" w:rsidRPr="004C2E81">
        <w:t xml:space="preserve"> 2010.</w:t>
      </w:r>
    </w:p>
    <w:p w14:paraId="30D930A0" w14:textId="77777777" w:rsidR="005251BF" w:rsidRDefault="005251BF" w:rsidP="004C2E81">
      <w:pPr>
        <w:pStyle w:val="NoSpacing"/>
      </w:pPr>
    </w:p>
    <w:p w14:paraId="7248677C" w14:textId="1ACA6DB6" w:rsidR="005251BF" w:rsidRPr="005251BF" w:rsidRDefault="00CA2A0E" w:rsidP="005251BF">
      <w:pPr>
        <w:pStyle w:val="NoSpacing"/>
        <w:rPr>
          <w:i/>
        </w:rPr>
      </w:pPr>
      <w:ins w:id="1080" w:author="Maxime Escourbiac" w:date="2011-03-16T02:33:00Z">
        <w:r>
          <w:rPr>
            <w:b/>
          </w:rPr>
          <w:t xml:space="preserve">p18 : </w:t>
        </w:r>
      </w:ins>
      <w:r w:rsidR="005251BF" w:rsidRPr="00B4253A">
        <w:rPr>
          <w:b/>
        </w:rPr>
        <w:t>[</w:t>
      </w:r>
      <w:del w:id="1081" w:author="Maxime Escourbiac" w:date="2011-03-16T02:29:00Z">
        <w:r w:rsidR="005251BF" w:rsidRPr="00B4253A" w:rsidDel="000F60A6">
          <w:rPr>
            <w:b/>
          </w:rPr>
          <w:delText>He Xia</w:delText>
        </w:r>
      </w:del>
      <w:ins w:id="1082" w:author="Maxime Escourbiac" w:date="2011-03-16T02:29:00Z">
        <w:r w:rsidR="000F60A6">
          <w:rPr>
            <w:b/>
          </w:rPr>
          <w:t>HE XIA</w:t>
        </w:r>
      </w:ins>
      <w:del w:id="1083" w:author="Maxime Escourbiac" w:date="2011-03-16T02:29:00Z">
        <w:r w:rsidR="005251BF" w:rsidRPr="00B4253A" w:rsidDel="000F60A6">
          <w:rPr>
            <w:b/>
          </w:rPr>
          <w:delText>, Nan Zhang</w:delText>
        </w:r>
      </w:del>
      <w:ins w:id="1084" w:author="Maxime Escourbiac" w:date="2011-03-16T03:33:00Z">
        <w:r w:rsidR="00CF02FC" w:rsidRPr="00CF02FC">
          <w:rPr>
            <w:b/>
          </w:rPr>
          <w:t xml:space="preserve"> </w:t>
        </w:r>
        <w:r w:rsidR="00CF02FC">
          <w:rPr>
            <w:b/>
          </w:rPr>
          <w:t>et coll.</w:t>
        </w:r>
        <w:r w:rsidR="00CF02FC" w:rsidRPr="00EC334C">
          <w:rPr>
            <w:b/>
          </w:rPr>
          <w:t>] </w:t>
        </w:r>
      </w:ins>
      <w:del w:id="1085" w:author="Maxime Escourbiac" w:date="2011-03-16T03:33:00Z">
        <w:r w:rsidR="005251BF" w:rsidRPr="00B4253A" w:rsidDel="00CF02FC">
          <w:rPr>
            <w:b/>
          </w:rPr>
          <w:delText>]</w:delText>
        </w:r>
      </w:del>
      <w:r w:rsidR="005251BF">
        <w:rPr>
          <w:b/>
        </w:rPr>
        <w:t> </w:t>
      </w:r>
      <w:r w:rsidR="005251BF" w:rsidRPr="005251BF">
        <w:t xml:space="preserve">: He </w:t>
      </w:r>
      <w:proofErr w:type="spellStart"/>
      <w:r w:rsidR="005251BF" w:rsidRPr="005251BF">
        <w:t>Xia</w:t>
      </w:r>
      <w:proofErr w:type="spellEnd"/>
      <w:r w:rsidR="005251BF" w:rsidRPr="005251BF">
        <w:t xml:space="preserve">, Nan Zhang, </w:t>
      </w:r>
      <w:proofErr w:type="spellStart"/>
      <w:r w:rsidR="005251BF" w:rsidRPr="005251BF">
        <w:t>Dynamic</w:t>
      </w:r>
      <w:proofErr w:type="spellEnd"/>
      <w:r w:rsidR="005251BF" w:rsidRPr="005251BF">
        <w:t xml:space="preserve"> </w:t>
      </w:r>
      <w:proofErr w:type="spellStart"/>
      <w:r w:rsidR="005251BF" w:rsidRPr="005251BF">
        <w:t>analysis</w:t>
      </w:r>
      <w:proofErr w:type="spellEnd"/>
      <w:r w:rsidR="005251BF" w:rsidRPr="005251BF">
        <w:t xml:space="preserve"> of </w:t>
      </w:r>
      <w:proofErr w:type="spellStart"/>
      <w:r w:rsidR="005251BF" w:rsidRPr="005251BF">
        <w:t>railway</w:t>
      </w:r>
      <w:proofErr w:type="spellEnd"/>
      <w:r w:rsidR="005251BF" w:rsidRPr="005251BF">
        <w:t xml:space="preserve"> bridge </w:t>
      </w:r>
      <w:proofErr w:type="spellStart"/>
      <w:r w:rsidR="005251BF" w:rsidRPr="005251BF">
        <w:t>under</w:t>
      </w:r>
      <w:proofErr w:type="spellEnd"/>
      <w:r w:rsidR="005251BF" w:rsidRPr="005251BF">
        <w:t xml:space="preserve"> </w:t>
      </w:r>
      <w:proofErr w:type="spellStart"/>
      <w:r w:rsidR="005251BF" w:rsidRPr="005251BF">
        <w:t>high</w:t>
      </w:r>
      <w:proofErr w:type="spellEnd"/>
      <w:r w:rsidR="005251BF" w:rsidRPr="005251BF">
        <w:t xml:space="preserve">-speed trains, </w:t>
      </w:r>
      <w:r w:rsidR="005251BF" w:rsidRPr="005251BF">
        <w:rPr>
          <w:i/>
        </w:rPr>
        <w:t>Computers &amp; Structures Volume 83 Issues 23-24</w:t>
      </w:r>
      <w:r w:rsidR="005251BF" w:rsidRPr="001C6064">
        <w:rPr>
          <w:i/>
          <w:rPrChange w:id="1086" w:author="Maxime Escourbiac" w:date="2011-03-16T03:38:00Z">
            <w:rPr>
              <w:rFonts w:ascii="Helvetica Neue" w:hAnsi="Helvetica Neue"/>
              <w:b/>
              <w:color w:val="2B6991"/>
              <w:sz w:val="26"/>
              <w:szCs w:val="20"/>
              <w:lang w:eastAsia="fr-FR"/>
            </w:rPr>
          </w:rPrChange>
        </w:rPr>
        <w:t xml:space="preserve">, </w:t>
      </w:r>
      <w:ins w:id="1087" w:author="Maxime Escourbiac" w:date="2011-03-16T03:37:00Z">
        <w:r w:rsidR="001C6064" w:rsidRPr="001C6064">
          <w:rPr>
            <w:i/>
            <w:rPrChange w:id="1088" w:author="Maxime Escourbiac" w:date="2011-03-16T03:38:00Z">
              <w:rPr>
                <w:rFonts w:ascii="Helvetica Neue" w:hAnsi="Helvetica Neue"/>
                <w:b/>
                <w:color w:val="2B6991"/>
                <w:sz w:val="26"/>
                <w:szCs w:val="20"/>
                <w:lang w:eastAsia="fr-FR"/>
              </w:rPr>
            </w:rPrChange>
          </w:rPr>
          <w:t>Pages 1891-1901</w:t>
        </w:r>
      </w:ins>
      <w:ins w:id="1089" w:author="Maxime Escourbiac" w:date="2011-03-16T03:38:00Z">
        <w:r w:rsidR="001C6064">
          <w:rPr>
            <w:i/>
          </w:rPr>
          <w:t xml:space="preserve">, </w:t>
        </w:r>
      </w:ins>
      <w:proofErr w:type="spellStart"/>
      <w:r w:rsidR="005251BF" w:rsidRPr="005251BF">
        <w:t>September</w:t>
      </w:r>
      <w:proofErr w:type="spellEnd"/>
      <w:r w:rsidR="005251BF" w:rsidRPr="005251BF">
        <w:t xml:space="preserve"> 2005.</w:t>
      </w:r>
    </w:p>
    <w:p w14:paraId="172B46D0" w14:textId="77777777" w:rsidR="005251BF" w:rsidRDefault="005251BF" w:rsidP="004C2E81">
      <w:pPr>
        <w:pStyle w:val="NoSpacing"/>
        <w:rPr>
          <w:i/>
        </w:rPr>
      </w:pPr>
    </w:p>
    <w:p w14:paraId="1885A5D8" w14:textId="7FD4091C" w:rsidR="0046592D" w:rsidRPr="0046592D" w:rsidRDefault="00CA2A0E" w:rsidP="0046592D">
      <w:pPr>
        <w:pStyle w:val="NoSpacing"/>
      </w:pPr>
      <w:ins w:id="1090" w:author="Maxime Escourbiac" w:date="2011-03-16T02:33:00Z">
        <w:r>
          <w:rPr>
            <w:b/>
          </w:rPr>
          <w:t xml:space="preserve">p18 : </w:t>
        </w:r>
      </w:ins>
      <w:r w:rsidR="0046592D" w:rsidRPr="0046592D">
        <w:rPr>
          <w:b/>
        </w:rPr>
        <w:t>[</w:t>
      </w:r>
      <w:r w:rsidR="0046592D">
        <w:rPr>
          <w:b/>
        </w:rPr>
        <w:t>XIE</w:t>
      </w:r>
      <w:del w:id="1091" w:author="Maxime Escourbiac" w:date="2011-03-16T02:30:00Z">
        <w:r w:rsidR="0046592D" w:rsidDel="000F60A6">
          <w:rPr>
            <w:b/>
          </w:rPr>
          <w:delText>, MAO, HO, CHEN, BAI</w:delText>
        </w:r>
      </w:del>
      <w:ins w:id="1092" w:author="Maxime Escourbiac" w:date="2011-03-16T03:33:00Z">
        <w:r w:rsidR="00CF02FC" w:rsidRPr="00CF02FC">
          <w:rPr>
            <w:b/>
          </w:rPr>
          <w:t xml:space="preserve"> </w:t>
        </w:r>
        <w:r w:rsidR="00CF02FC">
          <w:rPr>
            <w:b/>
          </w:rPr>
          <w:t>et coll.</w:t>
        </w:r>
        <w:r w:rsidR="00CF02FC" w:rsidRPr="00EC334C">
          <w:rPr>
            <w:b/>
          </w:rPr>
          <w:t>] </w:t>
        </w:r>
      </w:ins>
      <w:del w:id="1093" w:author="Maxime Escourbiac" w:date="2011-03-16T03:33:00Z">
        <w:r w:rsidR="0046592D" w:rsidRPr="0046592D" w:rsidDel="00CF02FC">
          <w:rPr>
            <w:b/>
          </w:rPr>
          <w:delText>]</w:delText>
        </w:r>
      </w:del>
      <w:r w:rsidR="0046592D">
        <w:rPr>
          <w:i/>
        </w:rPr>
        <w:t> </w:t>
      </w:r>
      <w:r w:rsidR="0046592D" w:rsidRPr="0046592D">
        <w:t xml:space="preserve">: </w:t>
      </w:r>
      <w:proofErr w:type="spellStart"/>
      <w:r w:rsidR="0046592D" w:rsidRPr="0046592D">
        <w:t>Meiquan</w:t>
      </w:r>
      <w:proofErr w:type="spellEnd"/>
      <w:r w:rsidR="0046592D" w:rsidRPr="0046592D">
        <w:t xml:space="preserve"> XIE, </w:t>
      </w:r>
      <w:proofErr w:type="spellStart"/>
      <w:r w:rsidR="0046592D" w:rsidRPr="0046592D">
        <w:t>Baohua</w:t>
      </w:r>
      <w:proofErr w:type="spellEnd"/>
      <w:r w:rsidR="0046592D" w:rsidRPr="0046592D">
        <w:t xml:space="preserve"> MAO, </w:t>
      </w:r>
      <w:proofErr w:type="spellStart"/>
      <w:r w:rsidR="0046592D" w:rsidRPr="0046592D">
        <w:t>Tinkin</w:t>
      </w:r>
      <w:proofErr w:type="spellEnd"/>
      <w:r w:rsidR="0046592D" w:rsidRPr="0046592D">
        <w:t xml:space="preserve"> HO, </w:t>
      </w:r>
      <w:proofErr w:type="spellStart"/>
      <w:r w:rsidR="0046592D" w:rsidRPr="0046592D">
        <w:t>Zhenqi</w:t>
      </w:r>
      <w:proofErr w:type="spellEnd"/>
      <w:r w:rsidR="0046592D" w:rsidRPr="0046592D">
        <w:t xml:space="preserve"> CHEN and Yun BAI</w:t>
      </w:r>
      <w:r w:rsidR="0046592D" w:rsidRPr="0046592D">
        <w:rPr>
          <w:i/>
        </w:rPr>
        <w:t xml:space="preserve">, </w:t>
      </w:r>
      <w:proofErr w:type="spellStart"/>
      <w:r w:rsidR="0046592D" w:rsidRPr="0046592D">
        <w:rPr>
          <w:i/>
        </w:rPr>
        <w:t>Modeling</w:t>
      </w:r>
      <w:proofErr w:type="spellEnd"/>
      <w:r w:rsidR="0046592D" w:rsidRPr="0046592D">
        <w:rPr>
          <w:i/>
        </w:rPr>
        <w:t xml:space="preserve"> Circulation of </w:t>
      </w:r>
      <w:proofErr w:type="spellStart"/>
      <w:r w:rsidR="0046592D" w:rsidRPr="0046592D">
        <w:rPr>
          <w:i/>
        </w:rPr>
        <w:t>Trainnext</w:t>
      </w:r>
      <w:proofErr w:type="spellEnd"/>
      <w:r w:rsidR="0046592D" w:rsidRPr="0046592D">
        <w:rPr>
          <w:i/>
        </w:rPr>
        <w:t xml:space="preserve"> </w:t>
      </w:r>
      <w:proofErr w:type="spellStart"/>
      <w:r w:rsidR="0046592D" w:rsidRPr="0046592D">
        <w:rPr>
          <w:i/>
        </w:rPr>
        <w:t>term</w:t>
      </w:r>
      <w:proofErr w:type="spellEnd"/>
      <w:r w:rsidR="0046592D" w:rsidRPr="0046592D">
        <w:rPr>
          <w:i/>
        </w:rPr>
        <w:t xml:space="preserve">-Set </w:t>
      </w:r>
      <w:proofErr w:type="spellStart"/>
      <w:r w:rsidR="0046592D" w:rsidRPr="0046592D">
        <w:rPr>
          <w:i/>
        </w:rPr>
        <w:t>with</w:t>
      </w:r>
      <w:proofErr w:type="spellEnd"/>
      <w:r w:rsidR="0046592D" w:rsidRPr="0046592D">
        <w:rPr>
          <w:i/>
        </w:rPr>
        <w:t xml:space="preserve"> Multiple </w:t>
      </w:r>
      <w:proofErr w:type="spellStart"/>
      <w:r w:rsidR="0046592D" w:rsidRPr="0046592D">
        <w:rPr>
          <w:i/>
        </w:rPr>
        <w:t>Routing</w:t>
      </w:r>
      <w:proofErr w:type="spellEnd"/>
      <w:r w:rsidR="0046592D" w:rsidRPr="0046592D">
        <w:t xml:space="preserve">, 11 </w:t>
      </w:r>
      <w:proofErr w:type="spellStart"/>
      <w:r w:rsidR="0046592D" w:rsidRPr="0046592D">
        <w:t>February</w:t>
      </w:r>
      <w:proofErr w:type="spellEnd"/>
      <w:r w:rsidR="0046592D" w:rsidRPr="0046592D">
        <w:t xml:space="preserve"> 2010.</w:t>
      </w:r>
    </w:p>
    <w:p w14:paraId="6CF10C96" w14:textId="77777777" w:rsidR="004C2E81" w:rsidRDefault="004C2E81" w:rsidP="00EC334C">
      <w:pPr>
        <w:pStyle w:val="NoSpacing"/>
        <w:rPr>
          <w:b/>
        </w:rPr>
      </w:pPr>
    </w:p>
    <w:p w14:paraId="5A720566" w14:textId="77777777" w:rsidR="00CC38BA" w:rsidRPr="000A54E3" w:rsidRDefault="00CC38BA" w:rsidP="00EC334C">
      <w:pPr>
        <w:pStyle w:val="NoSpacing"/>
        <w:rPr>
          <w:b/>
        </w:rPr>
      </w:pPr>
    </w:p>
    <w:p w14:paraId="3E7842E7" w14:textId="77777777" w:rsidR="000A54E3" w:rsidRPr="00EC334C" w:rsidRDefault="000A54E3" w:rsidP="00EC334C">
      <w:pPr>
        <w:pStyle w:val="NoSpacing"/>
        <w:rPr>
          <w:i/>
        </w:rPr>
      </w:pPr>
    </w:p>
    <w:p w14:paraId="47E866EF" w14:textId="77777777" w:rsidR="00EC334C" w:rsidRDefault="00EC334C"/>
    <w:p w14:paraId="39C1B511" w14:textId="77777777" w:rsidR="00EC334C" w:rsidRDefault="00EC334C"/>
    <w:p w14:paraId="5AE72625" w14:textId="77777777" w:rsidR="006B105C" w:rsidRDefault="006B105C"/>
    <w:p w14:paraId="70AF4988" w14:textId="77777777" w:rsidR="006B105C" w:rsidRDefault="006B105C"/>
    <w:p w14:paraId="0FA4DC6C" w14:textId="77777777" w:rsidR="006B105C" w:rsidRDefault="006B105C"/>
    <w:p w14:paraId="42A8D202" w14:textId="77777777" w:rsidR="006B105C" w:rsidRDefault="006B105C"/>
    <w:p w14:paraId="618D6819" w14:textId="77777777" w:rsidR="006B105C" w:rsidRDefault="006B105C"/>
    <w:p w14:paraId="08DF6AF7" w14:textId="77777777" w:rsidR="006B105C" w:rsidRDefault="006B105C"/>
    <w:p w14:paraId="7E173E13" w14:textId="77777777" w:rsidR="006B105C" w:rsidDel="00D753F2" w:rsidRDefault="006B105C">
      <w:pPr>
        <w:rPr>
          <w:del w:id="1094" w:author="Maxime Escourbiac" w:date="2011-03-16T03:51:00Z"/>
        </w:rPr>
      </w:pPr>
    </w:p>
    <w:p w14:paraId="5CB54F85" w14:textId="77777777" w:rsidR="006B105C" w:rsidRDefault="006B105C"/>
    <w:p w14:paraId="32B87B75" w14:textId="77777777" w:rsidR="006B105C" w:rsidDel="000F60A6" w:rsidRDefault="006B105C">
      <w:pPr>
        <w:rPr>
          <w:del w:id="1095" w:author="Maxime Escourbiac" w:date="2011-03-16T02:31:00Z"/>
        </w:rPr>
      </w:pPr>
    </w:p>
    <w:p w14:paraId="2DA3B99B" w14:textId="6A371784" w:rsidR="00C52377" w:rsidRPr="005F3EA9" w:rsidRDefault="00C52377" w:rsidP="00C52377">
      <w:pPr>
        <w:pStyle w:val="Title"/>
        <w:rPr>
          <w:ins w:id="1096" w:author="Maxime Escourbiac" w:date="2011-03-15T00:32:00Z"/>
        </w:rPr>
      </w:pPr>
      <w:ins w:id="1097" w:author="Maxime Escourbiac" w:date="2011-03-15T00:32:00Z">
        <w:r>
          <w:t>Table des matières</w:t>
        </w:r>
      </w:ins>
    </w:p>
    <w:p w14:paraId="6D6D9EB4" w14:textId="10369424" w:rsidR="00A02D3C" w:rsidRPr="00D31087" w:rsidRDefault="00A02D3C">
      <w:pPr>
        <w:pStyle w:val="Heading1"/>
        <w:rPr>
          <w:ins w:id="1098" w:author="Maxime Escourbiac" w:date="2011-03-15T00:15:00Z"/>
          <w:rStyle w:val="Heading2Char"/>
          <w:b/>
          <w:sz w:val="24"/>
          <w:szCs w:val="24"/>
          <w:rPrChange w:id="1099" w:author="Maxime Escourbiac" w:date="2011-03-16T02:19:00Z">
            <w:rPr>
              <w:ins w:id="1100" w:author="Maxime Escourbiac" w:date="2011-03-15T00:15:00Z"/>
              <w:rFonts w:asciiTheme="minorHAnsi" w:eastAsiaTheme="minorEastAsia" w:hAnsiTheme="minorHAnsi" w:cstheme="minorBidi"/>
              <w:color w:val="auto"/>
              <w:lang w:val="en-GB" w:eastAsia="ja-JP"/>
            </w:rPr>
          </w:rPrChange>
        </w:rPr>
        <w:pPrChange w:id="1101" w:author="Maxime Escourbiac" w:date="2011-03-16T02:18:00Z">
          <w:pPr>
            <w:pStyle w:val="TOC1"/>
          </w:pPr>
        </w:pPrChange>
      </w:pPr>
      <w:bookmarkStart w:id="1102" w:name="_Toc161767462"/>
      <w:ins w:id="1103" w:author="Maxime Escourbiac" w:date="2011-03-15T00:13:00Z">
        <w:r w:rsidRPr="00CC1B1A">
          <w:rPr>
            <w:sz w:val="28"/>
            <w:szCs w:val="28"/>
            <w:rPrChange w:id="1104" w:author="Maxime Escourbiac" w:date="2011-03-16T02:04:00Z">
              <w:rPr>
                <w:noProof/>
                <w:sz w:val="22"/>
                <w:szCs w:val="22"/>
              </w:rPr>
            </w:rPrChange>
          </w:rPr>
          <w:t>I Etude d’</w:t>
        </w:r>
        <w:proofErr w:type="spellStart"/>
        <w:r w:rsidRPr="00CC1B1A">
          <w:rPr>
            <w:sz w:val="28"/>
            <w:szCs w:val="28"/>
            <w:rPrChange w:id="1105" w:author="Maxime Escourbiac" w:date="2011-03-16T02:04:00Z">
              <w:rPr>
                <w:noProof/>
                <w:sz w:val="22"/>
                <w:szCs w:val="22"/>
              </w:rPr>
            </w:rPrChange>
          </w:rPr>
          <w:t>ArgoUML</w:t>
        </w:r>
        <w:proofErr w:type="spellEnd"/>
        <w:r w:rsidRPr="00CC1B1A">
          <w:rPr>
            <w:sz w:val="28"/>
            <w:szCs w:val="28"/>
            <w:rPrChange w:id="1106" w:author="Maxime Escourbiac" w:date="2011-03-16T02:04:00Z">
              <w:rPr>
                <w:noProof/>
                <w:sz w:val="22"/>
                <w:szCs w:val="22"/>
              </w:rPr>
            </w:rPrChange>
          </w:rPr>
          <w:t xml:space="preserve"> ……………</w:t>
        </w:r>
      </w:ins>
      <w:ins w:id="1107" w:author="Maxime Escourbiac" w:date="2011-03-16T02:05:00Z">
        <w:r w:rsidR="00CC1B1A">
          <w:rPr>
            <w:sz w:val="28"/>
            <w:szCs w:val="28"/>
          </w:rPr>
          <w:t>……………</w:t>
        </w:r>
        <w:proofErr w:type="gramStart"/>
        <w:r w:rsidR="00CC1B1A">
          <w:rPr>
            <w:sz w:val="28"/>
            <w:szCs w:val="28"/>
          </w:rPr>
          <w:t>.</w:t>
        </w:r>
      </w:ins>
      <w:ins w:id="1108" w:author="Maxime Escourbiac" w:date="2011-03-15T00:13:00Z">
        <w:r w:rsidRPr="00CC1B1A">
          <w:rPr>
            <w:sz w:val="28"/>
            <w:szCs w:val="28"/>
            <w:rPrChange w:id="1109" w:author="Maxime Escourbiac" w:date="2011-03-16T02:04:00Z">
              <w:rPr>
                <w:noProof/>
                <w:sz w:val="22"/>
                <w:szCs w:val="22"/>
              </w:rPr>
            </w:rPrChange>
          </w:rPr>
          <w:t>…………………………………………………………..</w:t>
        </w:r>
      </w:ins>
      <w:ins w:id="1110" w:author="Maxime Escourbiac" w:date="2011-03-15T00:14:00Z">
        <w:r w:rsidRPr="00CC1B1A">
          <w:rPr>
            <w:sz w:val="28"/>
            <w:szCs w:val="28"/>
            <w:rPrChange w:id="1111" w:author="Maxime Escourbiac" w:date="2011-03-16T02:04:00Z">
              <w:rPr>
                <w:noProof/>
                <w:sz w:val="22"/>
                <w:szCs w:val="22"/>
              </w:rPr>
            </w:rPrChange>
          </w:rPr>
          <w:t>2</w:t>
        </w:r>
      </w:ins>
      <w:bookmarkEnd w:id="1102"/>
      <w:proofErr w:type="gramEnd"/>
      <w:ins w:id="1112" w:author="Maxime Escourbiac" w:date="2011-03-16T02:18:00Z">
        <w:r w:rsidR="00D31087">
          <w:rPr>
            <w:sz w:val="28"/>
            <w:szCs w:val="28"/>
          </w:rPr>
          <w:br/>
        </w:r>
      </w:ins>
      <w:ins w:id="1113" w:author="Maxime Escourbiac" w:date="2011-03-15T00:15:00Z">
        <w:r>
          <w:fldChar w:fldCharType="begin"/>
        </w:r>
        <w:r>
          <w:instrText xml:space="preserve"> TOC \o "1-2" </w:instrText>
        </w:r>
      </w:ins>
      <w:r>
        <w:fldChar w:fldCharType="separate"/>
      </w:r>
      <w:ins w:id="1114" w:author="Maxime Escourbiac" w:date="2011-03-15T00:15:00Z">
        <w:r w:rsidR="00D31087" w:rsidRPr="00D40BE9">
          <w:rPr>
            <w:rStyle w:val="Heading2Char"/>
            <w:b/>
            <w:sz w:val="24"/>
            <w:szCs w:val="24"/>
          </w:rPr>
          <w:t>I.1 Présentation générale</w:t>
        </w:r>
      </w:ins>
      <w:ins w:id="1115" w:author="Maxime Escourbiac" w:date="2011-03-16T02:19:00Z">
        <w:r w:rsidR="00D31087">
          <w:rPr>
            <w:rStyle w:val="Heading2Char"/>
            <w:b/>
            <w:sz w:val="24"/>
            <w:szCs w:val="24"/>
          </w:rPr>
          <w:t xml:space="preserve"> …………………………………………………………………………………………………</w:t>
        </w:r>
      </w:ins>
      <w:ins w:id="1116" w:author="Maxime Escourbiac" w:date="2011-03-15T00:15:00Z">
        <w:r w:rsidRPr="00D31087">
          <w:rPr>
            <w:rStyle w:val="Heading2Char"/>
            <w:b/>
            <w:sz w:val="24"/>
            <w:szCs w:val="24"/>
            <w:rPrChange w:id="1117" w:author="Maxime Escourbiac" w:date="2011-03-16T02:19:00Z">
              <w:rPr>
                <w:noProof/>
                <w:sz w:val="22"/>
                <w:szCs w:val="22"/>
              </w:rPr>
            </w:rPrChange>
          </w:rPr>
          <w:t>2</w:t>
        </w:r>
      </w:ins>
      <w:ins w:id="1118" w:author="Maxime Escourbiac" w:date="2011-03-16T02:13:00Z">
        <w:r w:rsidR="00FA55D4" w:rsidRPr="00D31087">
          <w:rPr>
            <w:rStyle w:val="Heading2Char"/>
            <w:b/>
            <w:sz w:val="24"/>
            <w:szCs w:val="24"/>
            <w:rPrChange w:id="1119" w:author="Maxime Escourbiac" w:date="2011-03-16T02:19:00Z">
              <w:rPr>
                <w:rFonts w:asciiTheme="minorHAnsi" w:eastAsiaTheme="minorEastAsia" w:hAnsiTheme="minorHAnsi" w:cstheme="minorBidi"/>
                <w:noProof/>
                <w:color w:val="auto"/>
                <w:sz w:val="22"/>
                <w:szCs w:val="22"/>
                <w:lang w:val="en-GB" w:eastAsia="ja-JP"/>
              </w:rPr>
            </w:rPrChange>
          </w:rPr>
          <w:br/>
        </w:r>
      </w:ins>
      <w:ins w:id="1120" w:author="Maxime Escourbiac" w:date="2011-03-15T00:15:00Z">
        <w:r w:rsidR="00D31087" w:rsidRPr="00D40BE9">
          <w:rPr>
            <w:rStyle w:val="Heading2Char"/>
            <w:b/>
            <w:sz w:val="24"/>
            <w:szCs w:val="24"/>
          </w:rPr>
          <w:t xml:space="preserve">I.2 Installation </w:t>
        </w:r>
      </w:ins>
      <w:ins w:id="1121" w:author="Maxime Escourbiac" w:date="2011-03-16T02:19:00Z">
        <w:r w:rsidR="00D31087">
          <w:rPr>
            <w:rStyle w:val="Heading2Char"/>
            <w:b/>
            <w:sz w:val="24"/>
            <w:szCs w:val="24"/>
          </w:rPr>
          <w:t>………………………………………………………………………………………………………………….</w:t>
        </w:r>
      </w:ins>
      <w:ins w:id="1122" w:author="Maxime Escourbiac" w:date="2011-03-15T00:15:00Z">
        <w:r w:rsidRPr="00D31087">
          <w:rPr>
            <w:rStyle w:val="Heading2Char"/>
            <w:b/>
            <w:sz w:val="24"/>
            <w:szCs w:val="24"/>
            <w:rPrChange w:id="1123" w:author="Maxime Escourbiac" w:date="2011-03-16T02:19:00Z">
              <w:rPr>
                <w:noProof/>
                <w:sz w:val="22"/>
                <w:szCs w:val="22"/>
              </w:rPr>
            </w:rPrChange>
          </w:rPr>
          <w:t>2</w:t>
        </w:r>
      </w:ins>
    </w:p>
    <w:p w14:paraId="216E4A51" w14:textId="607FCD0D" w:rsidR="00A02D3C" w:rsidRDefault="00A02D3C">
      <w:pPr>
        <w:pStyle w:val="TOC2"/>
        <w:tabs>
          <w:tab w:val="right" w:leader="dot" w:pos="9056"/>
        </w:tabs>
        <w:rPr>
          <w:ins w:id="1124" w:author="Maxime Escourbiac" w:date="2011-03-15T00:15:00Z"/>
          <w:rFonts w:eastAsiaTheme="minorEastAsia" w:cstheme="minorBidi"/>
          <w:noProof/>
          <w:color w:val="auto"/>
          <w:sz w:val="24"/>
          <w:szCs w:val="24"/>
          <w:lang w:val="en-GB" w:eastAsia="ja-JP"/>
        </w:rPr>
      </w:pPr>
      <w:ins w:id="1125" w:author="Maxime Escourbiac" w:date="2011-03-15T00:15:00Z">
        <w:r>
          <w:rPr>
            <w:noProof/>
          </w:rPr>
          <w:t>1-Windows:</w:t>
        </w:r>
        <w:r>
          <w:rPr>
            <w:noProof/>
          </w:rPr>
          <w:tab/>
          <w:t>2</w:t>
        </w:r>
      </w:ins>
    </w:p>
    <w:p w14:paraId="1F25C0B2" w14:textId="383E4027" w:rsidR="00A02D3C" w:rsidRDefault="00A02D3C">
      <w:pPr>
        <w:pStyle w:val="TOC2"/>
        <w:tabs>
          <w:tab w:val="right" w:leader="dot" w:pos="9056"/>
        </w:tabs>
        <w:rPr>
          <w:ins w:id="1126" w:author="Maxime Escourbiac" w:date="2011-03-15T00:15:00Z"/>
          <w:rFonts w:eastAsiaTheme="minorEastAsia" w:cstheme="minorBidi"/>
          <w:noProof/>
          <w:color w:val="auto"/>
          <w:sz w:val="24"/>
          <w:szCs w:val="24"/>
          <w:lang w:val="en-GB" w:eastAsia="ja-JP"/>
        </w:rPr>
      </w:pPr>
      <w:ins w:id="1127" w:author="Maxime Escourbiac" w:date="2011-03-15T00:15:00Z">
        <w:r>
          <w:rPr>
            <w:noProof/>
          </w:rPr>
          <w:t>2-Linux:</w:t>
        </w:r>
        <w:r>
          <w:rPr>
            <w:noProof/>
          </w:rPr>
          <w:tab/>
          <w:t>3</w:t>
        </w:r>
      </w:ins>
    </w:p>
    <w:p w14:paraId="67E949DF" w14:textId="79CE11C4" w:rsidR="00A02D3C" w:rsidRPr="00FA55D4" w:rsidRDefault="00A02D3C">
      <w:pPr>
        <w:pStyle w:val="TOC2"/>
        <w:tabs>
          <w:tab w:val="right" w:leader="dot" w:pos="9056"/>
        </w:tabs>
        <w:rPr>
          <w:ins w:id="1128" w:author="Maxime Escourbiac" w:date="2011-03-15T00:15:00Z"/>
          <w:rFonts w:eastAsiaTheme="minorEastAsia" w:cstheme="minorBidi"/>
          <w:b/>
          <w:color w:val="auto"/>
          <w:sz w:val="24"/>
          <w:szCs w:val="24"/>
          <w:lang w:val="en-GB" w:eastAsia="ja-JP"/>
          <w:rPrChange w:id="1129" w:author="Maxime Escourbiac" w:date="2011-03-16T02:13:00Z">
            <w:rPr>
              <w:ins w:id="1130" w:author="Maxime Escourbiac" w:date="2011-03-15T00:15:00Z"/>
              <w:rFonts w:asciiTheme="minorHAnsi" w:eastAsiaTheme="minorEastAsia" w:hAnsiTheme="minorHAnsi" w:cstheme="minorBidi"/>
              <w:b w:val="0"/>
              <w:color w:val="auto"/>
              <w:lang w:val="en-GB" w:eastAsia="ja-JP"/>
            </w:rPr>
          </w:rPrChange>
        </w:rPr>
        <w:pPrChange w:id="1131" w:author="Maxime Escourbiac" w:date="2011-03-16T02:13:00Z">
          <w:pPr>
            <w:pStyle w:val="TOC1"/>
          </w:pPr>
        </w:pPrChange>
      </w:pPr>
      <w:ins w:id="1132" w:author="Maxime Escourbiac" w:date="2011-03-15T00:15:00Z">
        <w:r>
          <w:rPr>
            <w:noProof/>
          </w:rPr>
          <w:t>3-Mac:</w:t>
        </w:r>
        <w:r>
          <w:rPr>
            <w:noProof/>
          </w:rPr>
          <w:tab/>
          <w:t>3</w:t>
        </w:r>
      </w:ins>
      <w:ins w:id="1133" w:author="Maxime Escourbiac" w:date="2011-03-16T02:13:00Z">
        <w:r w:rsidR="00FA55D4">
          <w:rPr>
            <w:noProof/>
          </w:rPr>
          <w:br/>
        </w:r>
      </w:ins>
      <w:ins w:id="1134" w:author="Maxime Escourbiac" w:date="2011-03-15T00:15:00Z">
        <w:r w:rsidRPr="00FA55D4">
          <w:rPr>
            <w:rStyle w:val="Heading2Char"/>
            <w:sz w:val="24"/>
            <w:szCs w:val="24"/>
            <w:rPrChange w:id="1135" w:author="Maxime Escourbiac" w:date="2011-03-16T02:13:00Z">
              <w:rPr>
                <w:noProof/>
              </w:rPr>
            </w:rPrChange>
          </w:rPr>
          <w:t>I.3 Utilisation</w:t>
        </w:r>
        <w:r w:rsidRPr="00FA55D4">
          <w:rPr>
            <w:rStyle w:val="Heading2Char"/>
            <w:sz w:val="24"/>
            <w:szCs w:val="24"/>
            <w:rPrChange w:id="1136" w:author="Maxime Escourbiac" w:date="2011-03-16T02:13:00Z">
              <w:rPr>
                <w:noProof/>
              </w:rPr>
            </w:rPrChange>
          </w:rPr>
          <w:tab/>
          <w:t>4</w:t>
        </w:r>
      </w:ins>
    </w:p>
    <w:p w14:paraId="7BC3E532" w14:textId="1795B99E" w:rsidR="00A02D3C" w:rsidRDefault="00A02D3C">
      <w:pPr>
        <w:pStyle w:val="TOC2"/>
        <w:tabs>
          <w:tab w:val="right" w:leader="dot" w:pos="9056"/>
        </w:tabs>
        <w:rPr>
          <w:ins w:id="1137" w:author="Maxime Escourbiac" w:date="2011-03-15T00:15:00Z"/>
          <w:rFonts w:eastAsiaTheme="minorEastAsia" w:cstheme="minorBidi"/>
          <w:noProof/>
          <w:color w:val="auto"/>
          <w:sz w:val="24"/>
          <w:szCs w:val="24"/>
          <w:lang w:val="en-GB" w:eastAsia="ja-JP"/>
        </w:rPr>
      </w:pPr>
      <w:ins w:id="1138" w:author="Maxime Escourbiac" w:date="2011-03-15T00:15:00Z">
        <w:r>
          <w:rPr>
            <w:noProof/>
          </w:rPr>
          <w:t>1-Présentation générale de l’interface:</w:t>
        </w:r>
        <w:r>
          <w:rPr>
            <w:noProof/>
          </w:rPr>
          <w:tab/>
          <w:t>4</w:t>
        </w:r>
      </w:ins>
    </w:p>
    <w:p w14:paraId="253CB2AA" w14:textId="740A758F" w:rsidR="00A02D3C" w:rsidRDefault="00A02D3C">
      <w:pPr>
        <w:pStyle w:val="TOC2"/>
        <w:tabs>
          <w:tab w:val="right" w:leader="dot" w:pos="9056"/>
        </w:tabs>
        <w:rPr>
          <w:ins w:id="1139" w:author="Maxime Escourbiac" w:date="2011-03-15T00:15:00Z"/>
          <w:rFonts w:eastAsiaTheme="minorEastAsia" w:cstheme="minorBidi"/>
          <w:noProof/>
          <w:color w:val="auto"/>
          <w:sz w:val="24"/>
          <w:szCs w:val="24"/>
          <w:lang w:val="en-GB" w:eastAsia="ja-JP"/>
        </w:rPr>
      </w:pPr>
      <w:ins w:id="1140" w:author="Maxime Escourbiac" w:date="2011-03-15T00:15:00Z">
        <w:r>
          <w:rPr>
            <w:noProof/>
          </w:rPr>
          <w:t>2-Création d’un diagramme de classe:</w:t>
        </w:r>
        <w:r>
          <w:rPr>
            <w:noProof/>
          </w:rPr>
          <w:tab/>
          <w:t>5</w:t>
        </w:r>
      </w:ins>
    </w:p>
    <w:p w14:paraId="249EF535" w14:textId="32403FC3" w:rsidR="00A02D3C" w:rsidRDefault="00A02D3C">
      <w:pPr>
        <w:pStyle w:val="TOC2"/>
        <w:tabs>
          <w:tab w:val="right" w:leader="dot" w:pos="9056"/>
        </w:tabs>
        <w:rPr>
          <w:ins w:id="1141" w:author="Maxime Escourbiac" w:date="2011-03-15T00:15:00Z"/>
          <w:rFonts w:eastAsiaTheme="minorEastAsia" w:cstheme="minorBidi"/>
          <w:noProof/>
          <w:color w:val="auto"/>
          <w:sz w:val="24"/>
          <w:szCs w:val="24"/>
          <w:lang w:val="en-GB" w:eastAsia="ja-JP"/>
        </w:rPr>
      </w:pPr>
      <w:ins w:id="1142" w:author="Maxime Escourbiac" w:date="2011-03-15T00:15:00Z">
        <w:r>
          <w:rPr>
            <w:noProof/>
          </w:rPr>
          <w:t>3-Création d’un diagramme de cas d’utilisation:</w:t>
        </w:r>
        <w:r>
          <w:rPr>
            <w:noProof/>
          </w:rPr>
          <w:tab/>
          <w:t>8</w:t>
        </w:r>
      </w:ins>
    </w:p>
    <w:p w14:paraId="0131B6BE" w14:textId="1960E4CB" w:rsidR="00A02D3C" w:rsidRDefault="00A02D3C">
      <w:pPr>
        <w:pStyle w:val="TOC2"/>
        <w:tabs>
          <w:tab w:val="right" w:leader="dot" w:pos="9056"/>
        </w:tabs>
        <w:rPr>
          <w:ins w:id="1143" w:author="Maxime Escourbiac" w:date="2011-03-15T00:15:00Z"/>
          <w:rFonts w:eastAsiaTheme="minorEastAsia" w:cstheme="minorBidi"/>
          <w:noProof/>
          <w:color w:val="auto"/>
          <w:sz w:val="24"/>
          <w:szCs w:val="24"/>
          <w:lang w:val="en-GB" w:eastAsia="ja-JP"/>
        </w:rPr>
      </w:pPr>
      <w:ins w:id="1144" w:author="Maxime Escourbiac" w:date="2011-03-15T00:15:00Z">
        <w:r>
          <w:rPr>
            <w:noProof/>
          </w:rPr>
          <w:t>4-Création d’un diagramme d’état:</w:t>
        </w:r>
        <w:r>
          <w:rPr>
            <w:noProof/>
          </w:rPr>
          <w:tab/>
          <w:t>9</w:t>
        </w:r>
      </w:ins>
    </w:p>
    <w:p w14:paraId="6B3C4B3F" w14:textId="758F1789" w:rsidR="00A02D3C" w:rsidRDefault="00A02D3C">
      <w:pPr>
        <w:pStyle w:val="TOC2"/>
        <w:tabs>
          <w:tab w:val="right" w:leader="dot" w:pos="9056"/>
        </w:tabs>
        <w:rPr>
          <w:ins w:id="1145" w:author="Maxime Escourbiac" w:date="2011-03-15T00:16:00Z"/>
          <w:noProof/>
        </w:rPr>
      </w:pPr>
      <w:ins w:id="1146" w:author="Maxime Escourbiac" w:date="2011-03-15T00:15:00Z">
        <w:r>
          <w:rPr>
            <w:noProof/>
          </w:rPr>
          <w:t>5-Analyse des points positifs et négatifs:</w:t>
        </w:r>
        <w:r>
          <w:rPr>
            <w:noProof/>
          </w:rPr>
          <w:tab/>
        </w:r>
      </w:ins>
      <w:ins w:id="1147" w:author="Maxime Escourbiac" w:date="2011-03-15T00:16:00Z">
        <w:r>
          <w:rPr>
            <w:noProof/>
          </w:rPr>
          <w:t>10</w:t>
        </w:r>
      </w:ins>
    </w:p>
    <w:p w14:paraId="031FA0E2" w14:textId="28EB6AF3" w:rsidR="00A02D3C" w:rsidRPr="00FA55D4" w:rsidRDefault="00A02D3C">
      <w:pPr>
        <w:pStyle w:val="Heading1"/>
        <w:rPr>
          <w:ins w:id="1148" w:author="Maxime Escourbiac" w:date="2011-03-15T00:15:00Z"/>
          <w:rStyle w:val="Heading2Char"/>
          <w:b/>
          <w:sz w:val="24"/>
          <w:szCs w:val="24"/>
          <w:rPrChange w:id="1149" w:author="Maxime Escourbiac" w:date="2011-03-16T02:14:00Z">
            <w:rPr>
              <w:ins w:id="1150" w:author="Maxime Escourbiac" w:date="2011-03-15T00:15:00Z"/>
              <w:rFonts w:asciiTheme="minorHAnsi" w:eastAsiaTheme="minorEastAsia" w:hAnsiTheme="minorHAnsi" w:cstheme="minorBidi"/>
              <w:color w:val="auto"/>
              <w:lang w:val="en-GB" w:eastAsia="ja-JP"/>
            </w:rPr>
          </w:rPrChange>
        </w:rPr>
        <w:pPrChange w:id="1151" w:author="Maxime Escourbiac" w:date="2011-03-16T02:13:00Z">
          <w:pPr>
            <w:pStyle w:val="TOC1"/>
          </w:pPr>
        </w:pPrChange>
      </w:pPr>
      <w:ins w:id="1152" w:author="Maxime Escourbiac" w:date="2011-03-15T00:16:00Z">
        <w:r w:rsidRPr="00CC1B1A">
          <w:rPr>
            <w:sz w:val="28"/>
            <w:szCs w:val="28"/>
            <w:rPrChange w:id="1153" w:author="Maxime Escourbiac" w:date="2011-03-16T02:04:00Z">
              <w:rPr>
                <w:noProof/>
                <w:sz w:val="22"/>
                <w:szCs w:val="22"/>
              </w:rPr>
            </w:rPrChange>
          </w:rPr>
          <w:t>II Etude des modèles et des normes existantes</w:t>
        </w:r>
      </w:ins>
      <w:ins w:id="1154" w:author="Maxime Escourbiac" w:date="2011-03-15T00:17:00Z">
        <w:r w:rsidRPr="00CC1B1A">
          <w:rPr>
            <w:sz w:val="28"/>
            <w:szCs w:val="28"/>
            <w:rPrChange w:id="1155" w:author="Maxime Escourbiac" w:date="2011-03-16T02:04:00Z">
              <w:rPr>
                <w:noProof/>
                <w:sz w:val="22"/>
                <w:szCs w:val="22"/>
              </w:rPr>
            </w:rPrChange>
          </w:rPr>
          <w:t xml:space="preserve"> </w:t>
        </w:r>
      </w:ins>
      <w:ins w:id="1156" w:author="Maxime Escourbiac" w:date="2011-03-15T00:16:00Z">
        <w:r w:rsidRPr="00CC1B1A">
          <w:rPr>
            <w:sz w:val="28"/>
            <w:szCs w:val="28"/>
            <w:rPrChange w:id="1157" w:author="Maxime Escourbiac" w:date="2011-03-16T02:04:00Z">
              <w:rPr>
                <w:noProof/>
                <w:sz w:val="22"/>
                <w:szCs w:val="22"/>
              </w:rPr>
            </w:rPrChange>
          </w:rPr>
          <w:t>………</w:t>
        </w:r>
      </w:ins>
      <w:ins w:id="1158" w:author="Maxime Escourbiac" w:date="2011-03-16T02:05:00Z">
        <w:r w:rsidR="00CC1B1A">
          <w:rPr>
            <w:sz w:val="28"/>
            <w:szCs w:val="28"/>
          </w:rPr>
          <w:t>…………….</w:t>
        </w:r>
      </w:ins>
      <w:ins w:id="1159" w:author="Maxime Escourbiac" w:date="2011-03-15T00:16:00Z">
        <w:r w:rsidRPr="00CC1B1A">
          <w:rPr>
            <w:sz w:val="28"/>
            <w:szCs w:val="28"/>
            <w:rPrChange w:id="1160" w:author="Maxime Escourbiac" w:date="2011-03-16T02:04:00Z">
              <w:rPr>
                <w:noProof/>
                <w:sz w:val="22"/>
                <w:szCs w:val="22"/>
              </w:rPr>
            </w:rPrChange>
          </w:rPr>
          <w:t>……….…………..</w:t>
        </w:r>
      </w:ins>
      <w:ins w:id="1161" w:author="Maxime Escourbiac" w:date="2011-03-15T00:17:00Z">
        <w:r w:rsidRPr="00CC1B1A">
          <w:rPr>
            <w:sz w:val="28"/>
            <w:szCs w:val="28"/>
            <w:rPrChange w:id="1162" w:author="Maxime Escourbiac" w:date="2011-03-16T02:04:00Z">
              <w:rPr>
                <w:noProof/>
                <w:sz w:val="22"/>
                <w:szCs w:val="22"/>
              </w:rPr>
            </w:rPrChange>
          </w:rPr>
          <w:t>11</w:t>
        </w:r>
      </w:ins>
      <w:ins w:id="1163" w:author="Maxime Escourbiac" w:date="2011-03-16T02:13:00Z">
        <w:r w:rsidR="00FA55D4">
          <w:rPr>
            <w:sz w:val="28"/>
            <w:szCs w:val="28"/>
          </w:rPr>
          <w:br/>
        </w:r>
      </w:ins>
      <w:ins w:id="1164" w:author="Maxime Escourbiac" w:date="2011-03-15T00:15:00Z">
        <w:r w:rsidRPr="00FA55D4">
          <w:rPr>
            <w:rStyle w:val="Heading2Char"/>
            <w:b/>
            <w:sz w:val="24"/>
            <w:szCs w:val="24"/>
            <w:rPrChange w:id="1165" w:author="Maxime Escourbiac" w:date="2011-03-16T02:14:00Z">
              <w:rPr>
                <w:noProof/>
                <w:sz w:val="22"/>
                <w:szCs w:val="22"/>
              </w:rPr>
            </w:rPrChange>
          </w:rPr>
          <w:t>II.1 : Les normes existantes</w:t>
        </w:r>
      </w:ins>
      <w:r w:rsidR="00A7603F">
        <w:rPr>
          <w:rStyle w:val="Heading2Char"/>
          <w:b/>
          <w:sz w:val="24"/>
          <w:szCs w:val="24"/>
        </w:rPr>
        <w:t xml:space="preserve"> ……………………………………………………………………………………………</w:t>
      </w:r>
      <w:ins w:id="1166" w:author="Maxime Escourbiac" w:date="2011-03-15T00:15:00Z">
        <w:r w:rsidRPr="00FA55D4">
          <w:rPr>
            <w:rStyle w:val="Heading2Char"/>
            <w:b/>
            <w:sz w:val="24"/>
            <w:szCs w:val="24"/>
            <w:rPrChange w:id="1167" w:author="Maxime Escourbiac" w:date="2011-03-16T02:14:00Z">
              <w:rPr>
                <w:noProof/>
                <w:sz w:val="22"/>
                <w:szCs w:val="22"/>
              </w:rPr>
            </w:rPrChange>
          </w:rPr>
          <w:t>.</w:t>
        </w:r>
      </w:ins>
      <w:ins w:id="1168" w:author="Maxime Escourbiac" w:date="2011-03-15T00:16:00Z">
        <w:r w:rsidRPr="00FA55D4">
          <w:rPr>
            <w:rStyle w:val="Heading2Char"/>
            <w:b/>
            <w:sz w:val="24"/>
            <w:szCs w:val="24"/>
            <w:rPrChange w:id="1169" w:author="Maxime Escourbiac" w:date="2011-03-16T02:14:00Z">
              <w:rPr>
                <w:noProof/>
                <w:sz w:val="22"/>
                <w:szCs w:val="22"/>
              </w:rPr>
            </w:rPrChange>
          </w:rPr>
          <w:t>11</w:t>
        </w:r>
      </w:ins>
    </w:p>
    <w:p w14:paraId="6F6BB9D1" w14:textId="520EB5CC" w:rsidR="00A02D3C" w:rsidRDefault="00A02D3C">
      <w:pPr>
        <w:pStyle w:val="TOC2"/>
        <w:tabs>
          <w:tab w:val="right" w:leader="dot" w:pos="9056"/>
        </w:tabs>
        <w:rPr>
          <w:ins w:id="1170" w:author="Maxime Escourbiac" w:date="2011-03-15T00:15:00Z"/>
          <w:rFonts w:eastAsiaTheme="minorEastAsia" w:cstheme="minorBidi"/>
          <w:noProof/>
          <w:color w:val="auto"/>
          <w:sz w:val="24"/>
          <w:szCs w:val="24"/>
          <w:lang w:val="en-GB" w:eastAsia="ja-JP"/>
        </w:rPr>
      </w:pPr>
      <w:ins w:id="1171" w:author="Maxime Escourbiac" w:date="2011-03-15T00:15:00Z">
        <w:r>
          <w:rPr>
            <w:noProof/>
          </w:rPr>
          <w:t>1-Un organisme mondial, l’ISO (International Organization for Standardization):</w:t>
        </w:r>
        <w:r>
          <w:rPr>
            <w:noProof/>
          </w:rPr>
          <w:tab/>
        </w:r>
      </w:ins>
      <w:ins w:id="1172" w:author="Maxime Escourbiac" w:date="2011-03-15T00:17:00Z">
        <w:r>
          <w:rPr>
            <w:noProof/>
          </w:rPr>
          <w:t>11</w:t>
        </w:r>
      </w:ins>
    </w:p>
    <w:p w14:paraId="12C47E38" w14:textId="641EDC04" w:rsidR="00A02D3C" w:rsidRDefault="00A02D3C">
      <w:pPr>
        <w:pStyle w:val="TOC2"/>
        <w:tabs>
          <w:tab w:val="right" w:leader="dot" w:pos="9056"/>
        </w:tabs>
        <w:rPr>
          <w:ins w:id="1173" w:author="Maxime Escourbiac" w:date="2011-03-15T00:15:00Z"/>
          <w:rFonts w:eastAsiaTheme="minorEastAsia" w:cstheme="minorBidi"/>
          <w:noProof/>
          <w:color w:val="auto"/>
          <w:sz w:val="24"/>
          <w:szCs w:val="24"/>
          <w:lang w:val="en-GB" w:eastAsia="ja-JP"/>
        </w:rPr>
      </w:pPr>
      <w:ins w:id="1174" w:author="Maxime Escourbiac" w:date="2011-03-15T00:15:00Z">
        <w:r>
          <w:rPr>
            <w:noProof/>
          </w:rPr>
          <w:t>2-Un organisme européen, le CEN (European Committee for Standardisation):</w:t>
        </w:r>
        <w:r>
          <w:rPr>
            <w:noProof/>
          </w:rPr>
          <w:tab/>
        </w:r>
        <w:r>
          <w:rPr>
            <w:noProof/>
          </w:rPr>
          <w:fldChar w:fldCharType="begin"/>
        </w:r>
        <w:r>
          <w:rPr>
            <w:noProof/>
          </w:rPr>
          <w:instrText xml:space="preserve"> PAGEREF _Toc161767447 \h </w:instrText>
        </w:r>
      </w:ins>
      <w:r>
        <w:rPr>
          <w:noProof/>
        </w:rPr>
      </w:r>
      <w:r>
        <w:rPr>
          <w:noProof/>
        </w:rPr>
        <w:fldChar w:fldCharType="separate"/>
      </w:r>
      <w:ins w:id="1175" w:author="Maxime Escourbiac" w:date="2011-03-16T03:40:00Z">
        <w:r w:rsidR="00224A8E">
          <w:rPr>
            <w:noProof/>
          </w:rPr>
          <w:t>1</w:t>
        </w:r>
      </w:ins>
      <w:r w:rsidR="00830FAC">
        <w:rPr>
          <w:noProof/>
        </w:rPr>
        <w:t>2</w:t>
      </w:r>
      <w:ins w:id="1176" w:author="Maxime Escourbiac" w:date="2011-03-15T00:15:00Z">
        <w:r>
          <w:rPr>
            <w:noProof/>
          </w:rPr>
          <w:fldChar w:fldCharType="end"/>
        </w:r>
      </w:ins>
    </w:p>
    <w:p w14:paraId="613F21F6" w14:textId="0EFBD447" w:rsidR="00A02D3C" w:rsidRPr="00D31087" w:rsidRDefault="00A02D3C">
      <w:pPr>
        <w:pStyle w:val="TOC2"/>
        <w:tabs>
          <w:tab w:val="right" w:leader="dot" w:pos="9056"/>
        </w:tabs>
        <w:rPr>
          <w:ins w:id="1177" w:author="Maxime Escourbiac" w:date="2011-03-15T00:15:00Z"/>
          <w:rStyle w:val="Heading2Char"/>
          <w:sz w:val="24"/>
          <w:szCs w:val="24"/>
          <w:rPrChange w:id="1178" w:author="Maxime Escourbiac" w:date="2011-03-16T02:18:00Z">
            <w:rPr>
              <w:ins w:id="1179" w:author="Maxime Escourbiac" w:date="2011-03-15T00:15:00Z"/>
              <w:rFonts w:asciiTheme="minorHAnsi" w:eastAsiaTheme="minorEastAsia" w:hAnsiTheme="minorHAnsi" w:cstheme="minorBidi"/>
              <w:color w:val="auto"/>
              <w:lang w:val="en-GB" w:eastAsia="ja-JP"/>
            </w:rPr>
          </w:rPrChange>
        </w:rPr>
        <w:pPrChange w:id="1180" w:author="Maxime Escourbiac" w:date="2011-03-16T02:18:00Z">
          <w:pPr>
            <w:pStyle w:val="TOC1"/>
          </w:pPr>
        </w:pPrChange>
      </w:pPr>
      <w:ins w:id="1181" w:author="Maxime Escourbiac" w:date="2011-03-15T00:15:00Z">
        <w:r>
          <w:rPr>
            <w:noProof/>
          </w:rPr>
          <w:t>3-Un organisme national, l’AFNOR (Organisation Française de Normalisation):</w:t>
        </w:r>
        <w:r>
          <w:rPr>
            <w:noProof/>
          </w:rPr>
          <w:tab/>
        </w:r>
      </w:ins>
      <w:r w:rsidR="00830FAC">
        <w:rPr>
          <w:noProof/>
        </w:rPr>
        <w:t>13</w:t>
      </w:r>
      <w:ins w:id="1182" w:author="Maxime Escourbiac" w:date="2011-03-16T02:18:00Z">
        <w:r w:rsidR="00D31087">
          <w:rPr>
            <w:noProof/>
          </w:rPr>
          <w:br/>
        </w:r>
      </w:ins>
      <w:ins w:id="1183" w:author="Maxime Escourbiac" w:date="2011-03-15T00:15:00Z">
        <w:r w:rsidRPr="00D31087">
          <w:rPr>
            <w:rStyle w:val="Heading2Char"/>
            <w:sz w:val="24"/>
            <w:szCs w:val="24"/>
            <w:rPrChange w:id="1184" w:author="Maxime Escourbiac" w:date="2011-03-16T02:18:00Z">
              <w:rPr>
                <w:noProof/>
              </w:rPr>
            </w:rPrChange>
          </w:rPr>
          <w:t>II.2 : Les modèles existants.</w:t>
        </w:r>
        <w:r w:rsidRPr="00D31087">
          <w:rPr>
            <w:rStyle w:val="Heading2Char"/>
            <w:sz w:val="24"/>
            <w:szCs w:val="24"/>
            <w:rPrChange w:id="1185" w:author="Maxime Escourbiac" w:date="2011-03-16T02:18:00Z">
              <w:rPr>
                <w:noProof/>
              </w:rPr>
            </w:rPrChange>
          </w:rPr>
          <w:tab/>
        </w:r>
      </w:ins>
      <w:r w:rsidR="00830FAC">
        <w:rPr>
          <w:rStyle w:val="Heading2Char"/>
          <w:sz w:val="24"/>
          <w:szCs w:val="24"/>
        </w:rPr>
        <w:t>13</w:t>
      </w:r>
    </w:p>
    <w:p w14:paraId="4E06C570" w14:textId="3DFCA091" w:rsidR="00A02D3C" w:rsidRDefault="00A02D3C">
      <w:pPr>
        <w:pStyle w:val="TOC2"/>
        <w:tabs>
          <w:tab w:val="right" w:leader="dot" w:pos="9056"/>
        </w:tabs>
        <w:rPr>
          <w:ins w:id="1186" w:author="Maxime Escourbiac" w:date="2011-03-15T00:15:00Z"/>
          <w:rFonts w:eastAsiaTheme="minorEastAsia" w:cstheme="minorBidi"/>
          <w:noProof/>
          <w:color w:val="auto"/>
          <w:sz w:val="24"/>
          <w:szCs w:val="24"/>
          <w:lang w:val="en-GB" w:eastAsia="ja-JP"/>
        </w:rPr>
      </w:pPr>
      <w:ins w:id="1187" w:author="Maxime Escourbiac" w:date="2011-03-15T00:15:00Z">
        <w:r>
          <w:rPr>
            <w:noProof/>
          </w:rPr>
          <w:t>1-Modèle de l’infrastructure (assignement model):</w:t>
        </w:r>
        <w:r>
          <w:rPr>
            <w:noProof/>
          </w:rPr>
          <w:tab/>
        </w:r>
      </w:ins>
      <w:r w:rsidR="00830FAC">
        <w:rPr>
          <w:noProof/>
        </w:rPr>
        <w:t>14</w:t>
      </w:r>
    </w:p>
    <w:p w14:paraId="74D1492E" w14:textId="26081ECA" w:rsidR="00A02D3C" w:rsidRDefault="00A02D3C">
      <w:pPr>
        <w:pStyle w:val="TOC2"/>
        <w:tabs>
          <w:tab w:val="right" w:leader="dot" w:pos="9056"/>
        </w:tabs>
        <w:rPr>
          <w:ins w:id="1188" w:author="Maxime Escourbiac" w:date="2011-03-15T00:15:00Z"/>
          <w:rFonts w:eastAsiaTheme="minorEastAsia" w:cstheme="minorBidi"/>
          <w:noProof/>
          <w:color w:val="auto"/>
          <w:sz w:val="24"/>
          <w:szCs w:val="24"/>
          <w:lang w:val="en-GB" w:eastAsia="ja-JP"/>
        </w:rPr>
      </w:pPr>
      <w:ins w:id="1189" w:author="Maxime Escourbiac" w:date="2011-03-15T00:15:00Z">
        <w:r>
          <w:rPr>
            <w:noProof/>
          </w:rPr>
          <w:t>2-Modèle du choix (choice model):</w:t>
        </w:r>
        <w:r>
          <w:rPr>
            <w:noProof/>
          </w:rPr>
          <w:tab/>
        </w:r>
      </w:ins>
      <w:r w:rsidR="00830FAC">
        <w:rPr>
          <w:noProof/>
        </w:rPr>
        <w:t>15</w:t>
      </w:r>
    </w:p>
    <w:p w14:paraId="13F31FB6" w14:textId="3B3BA90D" w:rsidR="00A02D3C" w:rsidRPr="00D31087" w:rsidRDefault="00900283">
      <w:pPr>
        <w:pStyle w:val="TOC2"/>
        <w:tabs>
          <w:tab w:val="right" w:leader="dot" w:pos="9056"/>
        </w:tabs>
        <w:rPr>
          <w:ins w:id="1190" w:author="Maxime Escourbiac" w:date="2011-03-15T00:23:00Z"/>
          <w:rFonts w:eastAsiaTheme="minorEastAsia" w:cstheme="minorBidi"/>
          <w:color w:val="auto"/>
          <w:sz w:val="24"/>
          <w:szCs w:val="24"/>
          <w:lang w:val="en-GB" w:eastAsia="ja-JP"/>
          <w:rPrChange w:id="1191" w:author="Maxime Escourbiac" w:date="2011-03-16T02:18:00Z">
            <w:rPr>
              <w:ins w:id="1192" w:author="Maxime Escourbiac" w:date="2011-03-15T00:23:00Z"/>
            </w:rPr>
          </w:rPrChange>
        </w:rPr>
        <w:pPrChange w:id="1193" w:author="Maxime Escourbiac" w:date="2011-03-16T02:18:00Z">
          <w:pPr>
            <w:pStyle w:val="TOC1"/>
          </w:pPr>
        </w:pPrChange>
      </w:pPr>
      <w:ins w:id="1194" w:author="Maxime Escourbiac" w:date="2011-03-15T00:18:00Z">
        <w:r>
          <w:rPr>
            <w:noProof/>
          </w:rPr>
          <w:t>3</w:t>
        </w:r>
      </w:ins>
      <w:ins w:id="1195" w:author="Maxime Escourbiac" w:date="2011-03-15T00:15:00Z">
        <w:r w:rsidR="00A02D3C">
          <w:rPr>
            <w:noProof/>
          </w:rPr>
          <w:t>-</w:t>
        </w:r>
      </w:ins>
      <w:ins w:id="1196" w:author="Maxime Escourbiac" w:date="2011-03-15T00:23:00Z">
        <w:r>
          <w:rPr>
            <w:noProof/>
          </w:rPr>
          <w:t>Modèle de gravitation</w:t>
        </w:r>
      </w:ins>
      <w:ins w:id="1197" w:author="Maxime Escourbiac" w:date="2011-03-15T00:15:00Z">
        <w:r w:rsidR="00A02D3C">
          <w:rPr>
            <w:noProof/>
          </w:rPr>
          <w:t>:</w:t>
        </w:r>
        <w:r w:rsidR="00A02D3C">
          <w:rPr>
            <w:noProof/>
          </w:rPr>
          <w:tab/>
        </w:r>
      </w:ins>
      <w:r w:rsidR="00830FAC">
        <w:rPr>
          <w:noProof/>
        </w:rPr>
        <w:t>16</w:t>
      </w:r>
      <w:ins w:id="1198" w:author="Maxime Escourbiac" w:date="2011-03-16T02:18:00Z">
        <w:r w:rsidR="00D31087">
          <w:rPr>
            <w:noProof/>
          </w:rPr>
          <w:br/>
        </w:r>
      </w:ins>
      <w:ins w:id="1199" w:author="Maxime Escourbiac" w:date="2011-03-15T00:15:00Z">
        <w:r w:rsidR="00A02D3C" w:rsidRPr="00D31087">
          <w:rPr>
            <w:rStyle w:val="Heading2Char"/>
            <w:sz w:val="24"/>
            <w:szCs w:val="24"/>
            <w:rPrChange w:id="1200" w:author="Maxime Escourbiac" w:date="2011-03-16T02:18:00Z">
              <w:rPr>
                <w:noProof/>
              </w:rPr>
            </w:rPrChange>
          </w:rPr>
          <w:t xml:space="preserve">II.3-Les </w:t>
        </w:r>
      </w:ins>
      <w:ins w:id="1201" w:author="Maxime Escourbiac" w:date="2011-03-15T00:24:00Z">
        <w:r w:rsidRPr="00D31087">
          <w:rPr>
            <w:rStyle w:val="Heading2Char"/>
            <w:sz w:val="24"/>
            <w:szCs w:val="24"/>
            <w:rPrChange w:id="1202" w:author="Maxime Escourbiac" w:date="2011-03-16T02:18:00Z">
              <w:rPr>
                <w:noProof/>
              </w:rPr>
            </w:rPrChange>
          </w:rPr>
          <w:t>études existantes</w:t>
        </w:r>
      </w:ins>
      <w:ins w:id="1203" w:author="Maxime Escourbiac" w:date="2011-03-15T00:15:00Z">
        <w:r w:rsidR="00A02D3C" w:rsidRPr="00D31087">
          <w:rPr>
            <w:rStyle w:val="Heading2Char"/>
            <w:sz w:val="24"/>
            <w:szCs w:val="24"/>
            <w:rPrChange w:id="1204" w:author="Maxime Escourbiac" w:date="2011-03-16T02:18:00Z">
              <w:rPr>
                <w:noProof/>
              </w:rPr>
            </w:rPrChange>
          </w:rPr>
          <w:t> :</w:t>
        </w:r>
        <w:r w:rsidR="00A02D3C" w:rsidRPr="00D31087">
          <w:rPr>
            <w:rStyle w:val="Heading2Char"/>
            <w:sz w:val="24"/>
            <w:szCs w:val="24"/>
            <w:rPrChange w:id="1205" w:author="Maxime Escourbiac" w:date="2011-03-16T02:18:00Z">
              <w:rPr>
                <w:noProof/>
              </w:rPr>
            </w:rPrChange>
          </w:rPr>
          <w:tab/>
        </w:r>
      </w:ins>
      <w:r w:rsidR="00830FAC">
        <w:rPr>
          <w:rStyle w:val="Heading2Char"/>
          <w:sz w:val="24"/>
          <w:szCs w:val="24"/>
        </w:rPr>
        <w:t>16</w:t>
      </w:r>
    </w:p>
    <w:p w14:paraId="25D3DC35" w14:textId="44EEA3ED" w:rsidR="00900283" w:rsidRDefault="00900283" w:rsidP="00900283">
      <w:pPr>
        <w:pStyle w:val="TOC2"/>
        <w:tabs>
          <w:tab w:val="right" w:leader="dot" w:pos="9056"/>
        </w:tabs>
        <w:rPr>
          <w:ins w:id="1206" w:author="Maxime Escourbiac" w:date="2011-03-15T00:23:00Z"/>
          <w:rFonts w:eastAsiaTheme="minorEastAsia" w:cstheme="minorBidi"/>
          <w:noProof/>
          <w:color w:val="auto"/>
          <w:sz w:val="24"/>
          <w:szCs w:val="24"/>
          <w:lang w:val="en-GB" w:eastAsia="ja-JP"/>
        </w:rPr>
      </w:pPr>
      <w:ins w:id="1207" w:author="Maxime Escourbiac" w:date="2011-03-15T00:24:00Z">
        <w:r>
          <w:rPr>
            <w:noProof/>
          </w:rPr>
          <w:t>1</w:t>
        </w:r>
      </w:ins>
      <w:ins w:id="1208" w:author="Maxime Escourbiac" w:date="2011-03-15T00:23:00Z">
        <w:r>
          <w:rPr>
            <w:noProof/>
          </w:rPr>
          <w:t>-Les simulateurs grand public:</w:t>
        </w:r>
        <w:r>
          <w:rPr>
            <w:noProof/>
          </w:rPr>
          <w:tab/>
        </w:r>
      </w:ins>
      <w:r w:rsidR="00830FAC">
        <w:rPr>
          <w:noProof/>
        </w:rPr>
        <w:t>16</w:t>
      </w:r>
    </w:p>
    <w:p w14:paraId="43C11C3A" w14:textId="14A188B9" w:rsidR="00900283" w:rsidRDefault="00900283" w:rsidP="00900283">
      <w:pPr>
        <w:pStyle w:val="TOC2"/>
        <w:tabs>
          <w:tab w:val="right" w:leader="dot" w:pos="9056"/>
        </w:tabs>
        <w:rPr>
          <w:ins w:id="1209" w:author="Maxime Escourbiac" w:date="2011-03-15T00:24:00Z"/>
          <w:rFonts w:eastAsiaTheme="minorEastAsia" w:cstheme="minorBidi"/>
          <w:noProof/>
          <w:color w:val="auto"/>
          <w:sz w:val="24"/>
          <w:szCs w:val="24"/>
          <w:lang w:val="en-GB" w:eastAsia="ja-JP"/>
        </w:rPr>
      </w:pPr>
      <w:ins w:id="1210" w:author="Maxime Escourbiac" w:date="2011-03-15T00:26:00Z">
        <w:r>
          <w:rPr>
            <w:noProof/>
          </w:rPr>
          <w:t>2</w:t>
        </w:r>
      </w:ins>
      <w:ins w:id="1211" w:author="Maxime Escourbiac" w:date="2011-03-15T00:24:00Z">
        <w:r>
          <w:rPr>
            <w:noProof/>
          </w:rPr>
          <w:t>-Les publications:</w:t>
        </w:r>
        <w:r>
          <w:rPr>
            <w:noProof/>
          </w:rPr>
          <w:tab/>
        </w:r>
      </w:ins>
      <w:r w:rsidR="00830FAC">
        <w:rPr>
          <w:noProof/>
        </w:rPr>
        <w:t>17</w:t>
      </w:r>
    </w:p>
    <w:p w14:paraId="305FA527" w14:textId="4F7145D1" w:rsidR="00A02D3C" w:rsidRPr="00D31087" w:rsidRDefault="00900283">
      <w:pPr>
        <w:pStyle w:val="Heading1"/>
        <w:rPr>
          <w:ins w:id="1212" w:author="Maxime Escourbiac" w:date="2011-03-15T00:15:00Z"/>
          <w:sz w:val="28"/>
          <w:szCs w:val="28"/>
          <w:rPrChange w:id="1213" w:author="Maxime Escourbiac" w:date="2011-03-16T02:20:00Z">
            <w:rPr>
              <w:ins w:id="1214" w:author="Maxime Escourbiac" w:date="2011-03-15T00:15:00Z"/>
              <w:rFonts w:asciiTheme="minorHAnsi" w:eastAsiaTheme="minorEastAsia" w:hAnsiTheme="minorHAnsi" w:cstheme="minorBidi"/>
              <w:color w:val="auto"/>
              <w:lang w:val="en-GB" w:eastAsia="ja-JP"/>
            </w:rPr>
          </w:rPrChange>
        </w:rPr>
        <w:pPrChange w:id="1215" w:author="Maxime Escourbiac" w:date="2011-03-16T02:20:00Z">
          <w:pPr>
            <w:pStyle w:val="TOC1"/>
          </w:pPr>
        </w:pPrChange>
      </w:pPr>
      <w:ins w:id="1216" w:author="Maxime Escourbiac" w:date="2011-03-15T00:26:00Z">
        <w:r w:rsidRPr="00CC1B1A">
          <w:rPr>
            <w:sz w:val="28"/>
            <w:szCs w:val="28"/>
            <w:rPrChange w:id="1217" w:author="Maxime Escourbiac" w:date="2011-03-16T02:04:00Z">
              <w:rPr>
                <w:noProof/>
                <w:sz w:val="22"/>
                <w:szCs w:val="22"/>
              </w:rPr>
            </w:rPrChange>
          </w:rPr>
          <w:t>II</w:t>
        </w:r>
      </w:ins>
      <w:ins w:id="1218" w:author="Maxime Escourbiac" w:date="2011-03-16T02:21:00Z">
        <w:r w:rsidR="00D31087">
          <w:rPr>
            <w:sz w:val="28"/>
            <w:szCs w:val="28"/>
          </w:rPr>
          <w:t>I</w:t>
        </w:r>
      </w:ins>
      <w:ins w:id="1219" w:author="Maxime Escourbiac" w:date="2011-03-15T00:26:00Z">
        <w:r w:rsidRPr="00CC1B1A">
          <w:rPr>
            <w:sz w:val="28"/>
            <w:szCs w:val="28"/>
            <w:rPrChange w:id="1220" w:author="Maxime Escourbiac" w:date="2011-03-16T02:04:00Z">
              <w:rPr>
                <w:noProof/>
                <w:sz w:val="22"/>
                <w:szCs w:val="22"/>
              </w:rPr>
            </w:rPrChange>
          </w:rPr>
          <w:t xml:space="preserve"> Etude des modèles de sillon RFF </w:t>
        </w:r>
      </w:ins>
      <w:ins w:id="1221" w:author="Maxime Escourbiac" w:date="2011-03-15T00:27:00Z">
        <w:r w:rsidR="00D31087" w:rsidRPr="00D40BE9">
          <w:rPr>
            <w:sz w:val="28"/>
            <w:szCs w:val="28"/>
          </w:rPr>
          <w:t>..</w:t>
        </w:r>
        <w:r w:rsidRPr="00CC1B1A">
          <w:rPr>
            <w:sz w:val="28"/>
            <w:szCs w:val="28"/>
            <w:rPrChange w:id="1222" w:author="Maxime Escourbiac" w:date="2011-03-16T02:04:00Z">
              <w:rPr>
                <w:noProof/>
                <w:sz w:val="22"/>
                <w:szCs w:val="22"/>
              </w:rPr>
            </w:rPrChange>
          </w:rPr>
          <w:t>……………</w:t>
        </w:r>
      </w:ins>
      <w:ins w:id="1223" w:author="Maxime Escourbiac" w:date="2011-03-16T02:05:00Z">
        <w:r w:rsidR="00CC1B1A">
          <w:rPr>
            <w:sz w:val="28"/>
            <w:szCs w:val="28"/>
          </w:rPr>
          <w:t>……………..</w:t>
        </w:r>
      </w:ins>
      <w:ins w:id="1224" w:author="Maxime Escourbiac" w:date="2011-03-15T00:27:00Z">
        <w:r w:rsidRPr="00CC1B1A">
          <w:rPr>
            <w:sz w:val="28"/>
            <w:szCs w:val="28"/>
            <w:rPrChange w:id="1225" w:author="Maxime Escourbiac" w:date="2011-03-16T02:04:00Z">
              <w:rPr>
                <w:noProof/>
                <w:sz w:val="22"/>
                <w:szCs w:val="22"/>
              </w:rPr>
            </w:rPrChange>
          </w:rPr>
          <w:t>…</w:t>
        </w:r>
      </w:ins>
      <w:ins w:id="1226" w:author="Maxime Escourbiac" w:date="2011-03-15T00:26:00Z">
        <w:r w:rsidRPr="00CC1B1A">
          <w:rPr>
            <w:sz w:val="28"/>
            <w:szCs w:val="28"/>
            <w:rPrChange w:id="1227" w:author="Maxime Escourbiac" w:date="2011-03-16T02:04:00Z">
              <w:rPr>
                <w:noProof/>
                <w:sz w:val="22"/>
                <w:szCs w:val="22"/>
              </w:rPr>
            </w:rPrChange>
          </w:rPr>
          <w:t>……………….…………..1</w:t>
        </w:r>
      </w:ins>
      <w:ins w:id="1228" w:author="Maxime Escourbiac" w:date="2011-03-15T00:27:00Z">
        <w:r w:rsidRPr="00CC1B1A">
          <w:rPr>
            <w:sz w:val="28"/>
            <w:szCs w:val="28"/>
            <w:rPrChange w:id="1229" w:author="Maxime Escourbiac" w:date="2011-03-16T02:04:00Z">
              <w:rPr>
                <w:noProof/>
                <w:sz w:val="22"/>
                <w:szCs w:val="22"/>
              </w:rPr>
            </w:rPrChange>
          </w:rPr>
          <w:t>9</w:t>
        </w:r>
      </w:ins>
      <w:ins w:id="1230" w:author="Maxime Escourbiac" w:date="2011-03-16T02:20:00Z">
        <w:r w:rsidR="00D31087">
          <w:rPr>
            <w:sz w:val="28"/>
            <w:szCs w:val="28"/>
          </w:rPr>
          <w:br/>
        </w:r>
      </w:ins>
      <w:ins w:id="1231" w:author="Maxime Escourbiac" w:date="2011-03-15T00:15:00Z">
        <w:r w:rsidR="00D31087" w:rsidRPr="00D40BE9">
          <w:rPr>
            <w:rStyle w:val="Heading2Char"/>
            <w:b/>
            <w:sz w:val="24"/>
            <w:szCs w:val="24"/>
          </w:rPr>
          <w:t xml:space="preserve">III.1 Présentation de RFF </w:t>
        </w:r>
      </w:ins>
      <w:ins w:id="1232" w:author="Maxime Escourbiac" w:date="2011-03-16T02:20:00Z">
        <w:r w:rsidR="00D31087">
          <w:rPr>
            <w:rStyle w:val="Heading2Char"/>
            <w:b/>
            <w:sz w:val="24"/>
            <w:szCs w:val="24"/>
          </w:rPr>
          <w:t>…………………………………………………………………………………………………</w:t>
        </w:r>
      </w:ins>
      <w:ins w:id="1233" w:author="Maxime Escourbiac" w:date="2011-03-15T00:27:00Z">
        <w:r w:rsidRPr="00D31087">
          <w:rPr>
            <w:rStyle w:val="Heading2Char"/>
            <w:b/>
            <w:sz w:val="24"/>
            <w:szCs w:val="24"/>
            <w:rPrChange w:id="1234" w:author="Maxime Escourbiac" w:date="2011-03-16T02:20:00Z">
              <w:rPr>
                <w:noProof/>
                <w:sz w:val="22"/>
                <w:szCs w:val="22"/>
              </w:rPr>
            </w:rPrChange>
          </w:rPr>
          <w:t>19</w:t>
        </w:r>
      </w:ins>
      <w:ins w:id="1235" w:author="Maxime Escourbiac" w:date="2011-03-16T02:20:00Z">
        <w:r w:rsidR="00D31087" w:rsidRPr="00D31087">
          <w:rPr>
            <w:rStyle w:val="Heading2Char"/>
            <w:b/>
            <w:sz w:val="24"/>
            <w:szCs w:val="24"/>
            <w:rPrChange w:id="1236" w:author="Maxime Escourbiac" w:date="2011-03-16T02:20:00Z">
              <w:rPr>
                <w:noProof/>
                <w:sz w:val="22"/>
                <w:szCs w:val="22"/>
              </w:rPr>
            </w:rPrChange>
          </w:rPr>
          <w:br/>
        </w:r>
      </w:ins>
      <w:ins w:id="1237" w:author="Maxime Escourbiac" w:date="2011-03-15T00:15:00Z">
        <w:r w:rsidR="00D31087" w:rsidRPr="00D40BE9">
          <w:rPr>
            <w:rStyle w:val="Heading2Char"/>
            <w:b/>
            <w:sz w:val="24"/>
            <w:szCs w:val="24"/>
          </w:rPr>
          <w:t xml:space="preserve">III.2 Etude du modèle donné </w:t>
        </w:r>
      </w:ins>
      <w:ins w:id="1238" w:author="Maxime Escourbiac" w:date="2011-03-16T02:20:00Z">
        <w:r w:rsidR="00D31087">
          <w:rPr>
            <w:rStyle w:val="Heading2Char"/>
            <w:b/>
            <w:sz w:val="24"/>
            <w:szCs w:val="24"/>
          </w:rPr>
          <w:t>…………………………………………………………………………………………..</w:t>
        </w:r>
      </w:ins>
      <w:ins w:id="1239" w:author="Maxime Escourbiac" w:date="2011-03-15T00:27:00Z">
        <w:r w:rsidRPr="00D31087">
          <w:rPr>
            <w:rStyle w:val="Heading2Char"/>
            <w:b/>
            <w:sz w:val="24"/>
            <w:szCs w:val="24"/>
            <w:rPrChange w:id="1240" w:author="Maxime Escourbiac" w:date="2011-03-16T02:20:00Z">
              <w:rPr>
                <w:noProof/>
                <w:sz w:val="22"/>
                <w:szCs w:val="22"/>
              </w:rPr>
            </w:rPrChange>
          </w:rPr>
          <w:t>20</w:t>
        </w:r>
      </w:ins>
    </w:p>
    <w:p w14:paraId="604F846F" w14:textId="0A3F7428" w:rsidR="00A02D3C" w:rsidRDefault="00A02D3C">
      <w:pPr>
        <w:pStyle w:val="TOC2"/>
        <w:tabs>
          <w:tab w:val="right" w:leader="dot" w:pos="9056"/>
        </w:tabs>
        <w:rPr>
          <w:ins w:id="1241" w:author="Maxime Escourbiac" w:date="2011-03-15T00:15:00Z"/>
          <w:rFonts w:eastAsiaTheme="minorEastAsia" w:cstheme="minorBidi"/>
          <w:noProof/>
          <w:color w:val="auto"/>
          <w:sz w:val="24"/>
          <w:szCs w:val="24"/>
          <w:lang w:val="en-GB" w:eastAsia="ja-JP"/>
        </w:rPr>
      </w:pPr>
      <w:ins w:id="1242" w:author="Maxime Escourbiac" w:date="2011-03-15T00:15:00Z">
        <w:r>
          <w:rPr>
            <w:noProof/>
          </w:rPr>
          <w:t>1-Modélisation des sillons et des missions:</w:t>
        </w:r>
        <w:r>
          <w:rPr>
            <w:noProof/>
          </w:rPr>
          <w:tab/>
        </w:r>
      </w:ins>
      <w:ins w:id="1243" w:author="Maxime Escourbiac" w:date="2011-03-15T00:27:00Z">
        <w:r w:rsidR="00900283">
          <w:rPr>
            <w:noProof/>
          </w:rPr>
          <w:t>20</w:t>
        </w:r>
      </w:ins>
    </w:p>
    <w:p w14:paraId="65988A29" w14:textId="6844AAC6" w:rsidR="00A02D3C" w:rsidRDefault="00A02D3C">
      <w:pPr>
        <w:pStyle w:val="TOC2"/>
        <w:tabs>
          <w:tab w:val="right" w:leader="dot" w:pos="9056"/>
        </w:tabs>
        <w:rPr>
          <w:ins w:id="1244" w:author="Maxime Escourbiac" w:date="2011-03-15T00:15:00Z"/>
          <w:rFonts w:eastAsiaTheme="minorEastAsia" w:cstheme="minorBidi"/>
          <w:noProof/>
          <w:color w:val="auto"/>
          <w:sz w:val="24"/>
          <w:szCs w:val="24"/>
          <w:lang w:val="en-GB" w:eastAsia="ja-JP"/>
        </w:rPr>
      </w:pPr>
      <w:ins w:id="1245" w:author="Maxime Escourbiac" w:date="2011-03-15T00:15:00Z">
        <w:r>
          <w:rPr>
            <w:noProof/>
          </w:rPr>
          <w:t xml:space="preserve">2-Modélisation des </w:t>
        </w:r>
        <w:r w:rsidRPr="00106F72">
          <w:rPr>
            <w:i/>
            <w:noProof/>
          </w:rPr>
          <w:t>marches</w:t>
        </w:r>
        <w:r>
          <w:rPr>
            <w:noProof/>
          </w:rPr>
          <w:t>:</w:t>
        </w:r>
        <w:r>
          <w:rPr>
            <w:noProof/>
          </w:rPr>
          <w:tab/>
        </w:r>
      </w:ins>
      <w:r w:rsidR="00830FAC">
        <w:rPr>
          <w:noProof/>
        </w:rPr>
        <w:t>21</w:t>
      </w:r>
    </w:p>
    <w:p w14:paraId="038607DD" w14:textId="32C57433" w:rsidR="00D31087" w:rsidRDefault="00A02D3C" w:rsidP="00D40BE9">
      <w:pPr>
        <w:pStyle w:val="TOC2"/>
        <w:tabs>
          <w:tab w:val="right" w:leader="dot" w:pos="9056"/>
        </w:tabs>
        <w:rPr>
          <w:ins w:id="1246" w:author="Maxime Escourbiac" w:date="2011-03-16T02:21:00Z"/>
          <w:rStyle w:val="Heading2Char"/>
          <w:sz w:val="24"/>
          <w:szCs w:val="24"/>
        </w:rPr>
      </w:pPr>
      <w:ins w:id="1247" w:author="Maxime Escourbiac" w:date="2011-03-15T00:15:00Z">
        <w:r>
          <w:rPr>
            <w:noProof/>
          </w:rPr>
          <w:t>3-Modélisation du graphe d’infrastructure:</w:t>
        </w:r>
        <w:r>
          <w:rPr>
            <w:noProof/>
          </w:rPr>
          <w:tab/>
        </w:r>
        <w:r>
          <w:rPr>
            <w:noProof/>
          </w:rPr>
          <w:fldChar w:fldCharType="begin"/>
        </w:r>
        <w:r>
          <w:rPr>
            <w:noProof/>
          </w:rPr>
          <w:instrText xml:space="preserve"> PAGEREF _Toc161767459 \h </w:instrText>
        </w:r>
      </w:ins>
      <w:r>
        <w:rPr>
          <w:noProof/>
        </w:rPr>
      </w:r>
      <w:r>
        <w:rPr>
          <w:noProof/>
        </w:rPr>
        <w:fldChar w:fldCharType="separate"/>
      </w:r>
      <w:ins w:id="1248" w:author="Maxime Escourbiac" w:date="2011-03-16T03:40:00Z">
        <w:r w:rsidR="00224A8E">
          <w:rPr>
            <w:noProof/>
          </w:rPr>
          <w:t>2</w:t>
        </w:r>
      </w:ins>
      <w:r w:rsidR="00830FAC">
        <w:rPr>
          <w:noProof/>
        </w:rPr>
        <w:t>4</w:t>
      </w:r>
      <w:ins w:id="1249" w:author="Maxime Escourbiac" w:date="2011-03-15T00:15:00Z">
        <w:r>
          <w:rPr>
            <w:noProof/>
          </w:rPr>
          <w:fldChar w:fldCharType="end"/>
        </w:r>
      </w:ins>
      <w:ins w:id="1250" w:author="Maxime Escourbiac" w:date="2011-03-16T02:21:00Z">
        <w:r w:rsidR="00D31087">
          <w:rPr>
            <w:rFonts w:eastAsiaTheme="minorEastAsia" w:cstheme="minorBidi"/>
            <w:noProof/>
            <w:color w:val="auto"/>
            <w:sz w:val="24"/>
            <w:szCs w:val="24"/>
            <w:lang w:val="en-GB" w:eastAsia="ja-JP"/>
          </w:rPr>
          <w:br/>
        </w:r>
      </w:ins>
      <w:ins w:id="1251" w:author="Maxime Escourbiac" w:date="2011-03-15T00:15:00Z">
        <w:r>
          <w:fldChar w:fldCharType="end"/>
        </w:r>
      </w:ins>
      <w:ins w:id="1252" w:author="Maxime Escourbiac" w:date="2011-03-15T00:28:00Z">
        <w:r w:rsidR="00900283" w:rsidRPr="00D31087">
          <w:rPr>
            <w:rStyle w:val="Heading2Char"/>
            <w:sz w:val="24"/>
            <w:szCs w:val="24"/>
            <w:rPrChange w:id="1253" w:author="Maxime Escourbiac" w:date="2011-03-16T02:21:00Z">
              <w:rPr>
                <w:rFonts w:asciiTheme="majorHAnsi" w:hAnsiTheme="majorHAnsi"/>
                <w:b/>
                <w:noProof/>
                <w:color w:val="548DD4"/>
              </w:rPr>
            </w:rPrChange>
          </w:rPr>
          <w:t>III.</w:t>
        </w:r>
      </w:ins>
      <w:ins w:id="1254" w:author="Maxime Escourbiac" w:date="2011-03-15T00:30:00Z">
        <w:r w:rsidR="00C52377" w:rsidRPr="00D31087">
          <w:rPr>
            <w:rStyle w:val="Heading2Char"/>
            <w:sz w:val="24"/>
            <w:szCs w:val="24"/>
            <w:rPrChange w:id="1255" w:author="Maxime Escourbiac" w:date="2011-03-16T02:21:00Z">
              <w:rPr>
                <w:rFonts w:asciiTheme="majorHAnsi" w:hAnsiTheme="majorHAnsi"/>
                <w:b/>
                <w:noProof/>
                <w:color w:val="548DD4"/>
              </w:rPr>
            </w:rPrChange>
          </w:rPr>
          <w:t>3</w:t>
        </w:r>
      </w:ins>
      <w:ins w:id="1256" w:author="Maxime Escourbiac" w:date="2011-03-15T00:28:00Z">
        <w:r w:rsidR="00900283" w:rsidRPr="00D31087">
          <w:rPr>
            <w:rStyle w:val="Heading2Char"/>
            <w:sz w:val="24"/>
            <w:szCs w:val="24"/>
            <w:rPrChange w:id="1257" w:author="Maxime Escourbiac" w:date="2011-03-16T02:21:00Z">
              <w:rPr>
                <w:rFonts w:asciiTheme="majorHAnsi" w:hAnsiTheme="majorHAnsi"/>
                <w:b/>
                <w:noProof/>
                <w:color w:val="548DD4"/>
              </w:rPr>
            </w:rPrChange>
          </w:rPr>
          <w:t xml:space="preserve"> </w:t>
        </w:r>
      </w:ins>
      <w:ins w:id="1258" w:author="Maxime Escourbiac" w:date="2011-03-15T00:31:00Z">
        <w:r w:rsidR="00C52377" w:rsidRPr="00D31087">
          <w:rPr>
            <w:rStyle w:val="Heading2Char"/>
            <w:sz w:val="24"/>
            <w:szCs w:val="24"/>
            <w:rPrChange w:id="1259" w:author="Maxime Escourbiac" w:date="2011-03-16T02:21:00Z">
              <w:rPr>
                <w:rFonts w:asciiTheme="majorHAnsi" w:hAnsiTheme="majorHAnsi"/>
                <w:b/>
                <w:noProof/>
                <w:color w:val="548DD4"/>
              </w:rPr>
            </w:rPrChange>
          </w:rPr>
          <w:t>Eléments manquants dans le modèle et critique de l’ensemble</w:t>
        </w:r>
      </w:ins>
      <w:ins w:id="1260" w:author="Maxime Escourbiac" w:date="2011-03-15T00:28:00Z">
        <w:r w:rsidR="00900283" w:rsidRPr="00D31087">
          <w:rPr>
            <w:rStyle w:val="Heading2Char"/>
            <w:sz w:val="24"/>
            <w:szCs w:val="24"/>
            <w:rPrChange w:id="1261" w:author="Maxime Escourbiac" w:date="2011-03-16T02:21:00Z">
              <w:rPr>
                <w:rFonts w:asciiTheme="majorHAnsi" w:hAnsiTheme="majorHAnsi"/>
                <w:b/>
                <w:noProof/>
                <w:color w:val="548DD4"/>
              </w:rPr>
            </w:rPrChange>
          </w:rPr>
          <w:t>:</w:t>
        </w:r>
        <w:r w:rsidR="00900283" w:rsidRPr="00D31087">
          <w:rPr>
            <w:rStyle w:val="Heading2Char"/>
            <w:sz w:val="24"/>
            <w:szCs w:val="24"/>
            <w:rPrChange w:id="1262" w:author="Maxime Escourbiac" w:date="2011-03-16T02:21:00Z">
              <w:rPr>
                <w:rFonts w:asciiTheme="majorHAnsi" w:hAnsiTheme="majorHAnsi"/>
                <w:b/>
                <w:noProof/>
                <w:color w:val="548DD4"/>
              </w:rPr>
            </w:rPrChange>
          </w:rPr>
          <w:tab/>
          <w:t>2</w:t>
        </w:r>
      </w:ins>
      <w:ins w:id="1263" w:author="Maxime Escourbiac" w:date="2011-03-15T00:31:00Z">
        <w:r w:rsidR="00C52377" w:rsidRPr="00D31087">
          <w:rPr>
            <w:rStyle w:val="Heading2Char"/>
            <w:sz w:val="24"/>
            <w:szCs w:val="24"/>
            <w:rPrChange w:id="1264" w:author="Maxime Escourbiac" w:date="2011-03-16T02:21:00Z">
              <w:rPr>
                <w:rFonts w:asciiTheme="majorHAnsi" w:hAnsiTheme="majorHAnsi"/>
                <w:b/>
                <w:noProof/>
                <w:color w:val="548DD4"/>
              </w:rPr>
            </w:rPrChange>
          </w:rPr>
          <w:t>5</w:t>
        </w:r>
      </w:ins>
    </w:p>
    <w:p w14:paraId="37AE9CD9" w14:textId="77777777" w:rsidR="00D31087" w:rsidRDefault="00D31087">
      <w:pPr>
        <w:pStyle w:val="TOC2"/>
        <w:tabs>
          <w:tab w:val="right" w:leader="dot" w:pos="9056"/>
        </w:tabs>
        <w:rPr>
          <w:ins w:id="1265" w:author="Maxime Escourbiac" w:date="2011-03-16T02:21:00Z"/>
          <w:rStyle w:val="Heading2Char"/>
          <w:sz w:val="24"/>
          <w:szCs w:val="24"/>
        </w:rPr>
      </w:pPr>
    </w:p>
    <w:p w14:paraId="7D97C148" w14:textId="27E61D14" w:rsidR="00CC1B1A" w:rsidRPr="00D31087" w:rsidRDefault="000F60A6">
      <w:pPr>
        <w:pStyle w:val="TOC2"/>
        <w:tabs>
          <w:tab w:val="right" w:leader="dot" w:pos="9056"/>
        </w:tabs>
        <w:rPr>
          <w:ins w:id="1266" w:author="Maxime Escourbiac" w:date="2011-03-16T02:10:00Z"/>
          <w:rPrChange w:id="1267" w:author="Maxime Escourbiac" w:date="2011-03-16T02:21:00Z">
            <w:rPr>
              <w:ins w:id="1268" w:author="Maxime Escourbiac" w:date="2011-03-16T02:10:00Z"/>
              <w:rFonts w:eastAsiaTheme="minorEastAsia" w:cstheme="minorBidi"/>
              <w:noProof/>
              <w:color w:val="auto"/>
              <w:sz w:val="24"/>
              <w:szCs w:val="24"/>
              <w:lang w:val="en-GB" w:eastAsia="ja-JP"/>
            </w:rPr>
          </w:rPrChange>
        </w:rPr>
      </w:pPr>
      <w:ins w:id="1269" w:author="Maxime Escourbiac" w:date="2011-03-16T02:23:00Z">
        <w:r>
          <w:rPr>
            <w:rStyle w:val="Heading1Char"/>
            <w:sz w:val="28"/>
            <w:szCs w:val="28"/>
          </w:rPr>
          <w:br/>
        </w:r>
      </w:ins>
      <w:ins w:id="1270" w:author="Maxime Escourbiac" w:date="2011-03-16T02:00:00Z">
        <w:r w:rsidR="00727DB2" w:rsidRPr="00D31087">
          <w:rPr>
            <w:rStyle w:val="Heading1Char"/>
            <w:sz w:val="28"/>
            <w:szCs w:val="28"/>
            <w:rPrChange w:id="1271" w:author="Maxime Escourbiac" w:date="2011-03-16T02:21:00Z">
              <w:rPr>
                <w:rFonts w:asciiTheme="majorHAnsi" w:hAnsiTheme="majorHAnsi"/>
                <w:b/>
                <w:noProof/>
                <w:color w:val="548DD4"/>
              </w:rPr>
            </w:rPrChange>
          </w:rPr>
          <w:t>IV Réalisation d’une simulation d’un réseau ferré</w:t>
        </w:r>
      </w:ins>
      <w:ins w:id="1272" w:author="Maxime Escourbiac" w:date="2011-03-16T02:06:00Z">
        <w:r w:rsidR="00CC1B1A" w:rsidRPr="00D31087">
          <w:rPr>
            <w:rStyle w:val="Heading1Char"/>
            <w:sz w:val="28"/>
            <w:szCs w:val="28"/>
            <w:rPrChange w:id="1273" w:author="Maxime Escourbiac" w:date="2011-03-16T02:21:00Z">
              <w:rPr>
                <w:rFonts w:asciiTheme="majorHAnsi" w:hAnsiTheme="majorHAnsi"/>
                <w:b/>
                <w:noProof/>
                <w:color w:val="548DD4"/>
                <w:sz w:val="28"/>
                <w:szCs w:val="28"/>
              </w:rPr>
            </w:rPrChange>
          </w:rPr>
          <w:t>……………</w:t>
        </w:r>
      </w:ins>
      <w:ins w:id="1274" w:author="Maxime Escourbiac" w:date="2011-03-16T02:22:00Z">
        <w:r w:rsidR="00D31087">
          <w:rPr>
            <w:rStyle w:val="Heading1Char"/>
            <w:sz w:val="28"/>
            <w:szCs w:val="28"/>
          </w:rPr>
          <w:t>………………</w:t>
        </w:r>
      </w:ins>
      <w:ins w:id="1275" w:author="Maxime Escourbiac" w:date="2011-03-16T02:06:00Z">
        <w:r w:rsidR="00CC1B1A" w:rsidRPr="00D31087">
          <w:rPr>
            <w:rStyle w:val="Heading1Char"/>
            <w:sz w:val="28"/>
            <w:szCs w:val="28"/>
            <w:rPrChange w:id="1276" w:author="Maxime Escourbiac" w:date="2011-03-16T02:21:00Z">
              <w:rPr>
                <w:rFonts w:asciiTheme="majorHAnsi" w:hAnsiTheme="majorHAnsi"/>
                <w:b/>
                <w:noProof/>
                <w:color w:val="548DD4"/>
                <w:sz w:val="28"/>
                <w:szCs w:val="28"/>
              </w:rPr>
            </w:rPrChange>
          </w:rPr>
          <w:t>………….</w:t>
        </w:r>
      </w:ins>
      <w:ins w:id="1277" w:author="Maxime Escourbiac" w:date="2011-03-16T02:07:00Z">
        <w:r w:rsidR="00CC1B1A" w:rsidRPr="00D31087">
          <w:rPr>
            <w:rStyle w:val="Heading1Char"/>
            <w:sz w:val="28"/>
            <w:szCs w:val="28"/>
            <w:rPrChange w:id="1278" w:author="Maxime Escourbiac" w:date="2011-03-16T02:21:00Z">
              <w:rPr>
                <w:rFonts w:asciiTheme="majorHAnsi" w:hAnsiTheme="majorHAnsi"/>
                <w:b/>
                <w:noProof/>
                <w:color w:val="548DD4"/>
                <w:sz w:val="28"/>
                <w:szCs w:val="28"/>
              </w:rPr>
            </w:rPrChange>
          </w:rPr>
          <w:t>26</w:t>
        </w:r>
      </w:ins>
      <w:ins w:id="1279" w:author="Maxime Escourbiac" w:date="2011-03-16T02:05:00Z">
        <w:r w:rsidR="00CC1B1A" w:rsidRPr="00D31087">
          <w:rPr>
            <w:rStyle w:val="Heading1Char"/>
            <w:sz w:val="28"/>
            <w:szCs w:val="28"/>
            <w:rPrChange w:id="1280" w:author="Maxime Escourbiac" w:date="2011-03-16T02:21:00Z">
              <w:rPr>
                <w:rFonts w:asciiTheme="majorHAnsi" w:hAnsiTheme="majorHAnsi"/>
                <w:b/>
                <w:noProof/>
                <w:color w:val="548DD4"/>
                <w:sz w:val="28"/>
                <w:szCs w:val="28"/>
              </w:rPr>
            </w:rPrChange>
          </w:rPr>
          <w:br/>
        </w:r>
      </w:ins>
      <w:ins w:id="1281" w:author="Maxime Escourbiac" w:date="2011-03-16T02:00:00Z">
        <w:r w:rsidR="00CC1B1A" w:rsidRPr="00CC1B1A">
          <w:rPr>
            <w:rStyle w:val="Heading2Char"/>
            <w:sz w:val="22"/>
            <w:szCs w:val="22"/>
            <w:rPrChange w:id="1282" w:author="Maxime Escourbiac" w:date="2011-03-16T02:09:00Z">
              <w:rPr>
                <w:rFonts w:asciiTheme="majorHAnsi" w:hAnsiTheme="majorHAnsi"/>
                <w:b/>
                <w:noProof/>
                <w:color w:val="548DD4"/>
              </w:rPr>
            </w:rPrChange>
          </w:rPr>
          <w:t>IV.1 Cahier des charges </w:t>
        </w:r>
      </w:ins>
      <w:ins w:id="1283" w:author="Maxime Escourbiac" w:date="2011-03-16T02:07:00Z">
        <w:r w:rsidR="00CC1B1A" w:rsidRPr="00CC1B1A">
          <w:rPr>
            <w:rStyle w:val="Heading2Char"/>
            <w:b w:val="0"/>
            <w:sz w:val="22"/>
            <w:szCs w:val="22"/>
            <w:rPrChange w:id="1284" w:author="Maxime Escourbiac" w:date="2011-03-16T02:09:00Z">
              <w:rPr>
                <w:rStyle w:val="Heading2Char"/>
                <w:b w:val="0"/>
                <w:noProof/>
                <w:sz w:val="24"/>
                <w:szCs w:val="24"/>
              </w:rPr>
            </w:rPrChange>
          </w:rPr>
          <w:t>…………………………………………………………………………………</w:t>
        </w:r>
      </w:ins>
      <w:ins w:id="1285" w:author="Maxime Escourbiac" w:date="2011-03-16T02:09:00Z">
        <w:r w:rsidR="00CC1B1A">
          <w:rPr>
            <w:rStyle w:val="Heading2Char"/>
            <w:b w:val="0"/>
            <w:sz w:val="22"/>
            <w:szCs w:val="22"/>
          </w:rPr>
          <w:t>…………</w:t>
        </w:r>
      </w:ins>
      <w:ins w:id="1286" w:author="Maxime Escourbiac" w:date="2011-03-16T02:10:00Z">
        <w:r w:rsidR="00CC1B1A">
          <w:rPr>
            <w:rStyle w:val="Heading2Char"/>
            <w:b w:val="0"/>
            <w:sz w:val="22"/>
            <w:szCs w:val="22"/>
          </w:rPr>
          <w:t>….</w:t>
        </w:r>
      </w:ins>
      <w:ins w:id="1287" w:author="Maxime Escourbiac" w:date="2011-03-16T02:09:00Z">
        <w:r w:rsidR="00CC1B1A">
          <w:rPr>
            <w:rStyle w:val="Heading2Char"/>
            <w:b w:val="0"/>
            <w:sz w:val="22"/>
            <w:szCs w:val="22"/>
          </w:rPr>
          <w:t>..</w:t>
        </w:r>
      </w:ins>
      <w:ins w:id="1288" w:author="Maxime Escourbiac" w:date="2011-03-16T02:07:00Z">
        <w:r w:rsidR="00CC1B1A" w:rsidRPr="00CC1B1A">
          <w:rPr>
            <w:rStyle w:val="Heading2Char"/>
            <w:b w:val="0"/>
            <w:sz w:val="22"/>
            <w:szCs w:val="22"/>
            <w:rPrChange w:id="1289" w:author="Maxime Escourbiac" w:date="2011-03-16T02:09:00Z">
              <w:rPr>
                <w:rStyle w:val="Heading2Char"/>
                <w:b w:val="0"/>
                <w:noProof/>
                <w:sz w:val="24"/>
                <w:szCs w:val="24"/>
              </w:rPr>
            </w:rPrChange>
          </w:rPr>
          <w:t>………………..26</w:t>
        </w:r>
      </w:ins>
      <w:ins w:id="1290" w:author="Maxime Escourbiac" w:date="2011-03-16T02:06:00Z">
        <w:r w:rsidR="00CC1B1A" w:rsidRPr="00CC1B1A">
          <w:rPr>
            <w:rStyle w:val="Heading2Char"/>
            <w:sz w:val="22"/>
            <w:szCs w:val="22"/>
            <w:rPrChange w:id="1291" w:author="Maxime Escourbiac" w:date="2011-03-16T02:09:00Z">
              <w:rPr>
                <w:rStyle w:val="Heading2Char"/>
                <w:b w:val="0"/>
                <w:noProof/>
              </w:rPr>
            </w:rPrChange>
          </w:rPr>
          <w:br/>
        </w:r>
      </w:ins>
      <w:ins w:id="1292" w:author="Maxime Escourbiac" w:date="2011-03-16T02:02:00Z">
        <w:r w:rsidR="00CC1B1A" w:rsidRPr="00CC1B1A">
          <w:rPr>
            <w:rStyle w:val="Heading2Char"/>
            <w:sz w:val="22"/>
            <w:szCs w:val="22"/>
            <w:rPrChange w:id="1293" w:author="Maxime Escourbiac" w:date="2011-03-16T02:09:00Z">
              <w:rPr>
                <w:rFonts w:asciiTheme="majorHAnsi" w:hAnsiTheme="majorHAnsi"/>
                <w:b/>
                <w:noProof/>
                <w:color w:val="548DD4"/>
              </w:rPr>
            </w:rPrChange>
          </w:rPr>
          <w:t>IV.2 Modèle retenu pour notre simulation </w:t>
        </w:r>
      </w:ins>
      <w:ins w:id="1294" w:author="Maxime Escourbiac" w:date="2011-03-16T02:07:00Z">
        <w:r w:rsidR="00CC1B1A" w:rsidRPr="00CC1B1A">
          <w:rPr>
            <w:rStyle w:val="Heading2Char"/>
            <w:b w:val="0"/>
            <w:sz w:val="22"/>
            <w:szCs w:val="22"/>
            <w:rPrChange w:id="1295" w:author="Maxime Escourbiac" w:date="2011-03-16T02:09:00Z">
              <w:rPr>
                <w:rStyle w:val="Heading2Char"/>
                <w:b w:val="0"/>
                <w:noProof/>
                <w:sz w:val="24"/>
                <w:szCs w:val="24"/>
              </w:rPr>
            </w:rPrChange>
          </w:rPr>
          <w:t>………………………………………………………………</w:t>
        </w:r>
      </w:ins>
      <w:ins w:id="1296" w:author="Maxime Escourbiac" w:date="2011-03-16T02:09:00Z">
        <w:r w:rsidR="00CC1B1A">
          <w:rPr>
            <w:rStyle w:val="Heading2Char"/>
            <w:b w:val="0"/>
            <w:sz w:val="22"/>
            <w:szCs w:val="22"/>
          </w:rPr>
          <w:t>…</w:t>
        </w:r>
      </w:ins>
      <w:ins w:id="1297" w:author="Maxime Escourbiac" w:date="2011-03-16T02:10:00Z">
        <w:r w:rsidR="00CC1B1A">
          <w:rPr>
            <w:rStyle w:val="Heading2Char"/>
            <w:b w:val="0"/>
            <w:sz w:val="22"/>
            <w:szCs w:val="22"/>
          </w:rPr>
          <w:t>…</w:t>
        </w:r>
      </w:ins>
      <w:ins w:id="1298" w:author="Maxime Escourbiac" w:date="2011-03-16T02:09:00Z">
        <w:r w:rsidR="00CC1B1A">
          <w:rPr>
            <w:rStyle w:val="Heading2Char"/>
            <w:b w:val="0"/>
            <w:sz w:val="22"/>
            <w:szCs w:val="22"/>
          </w:rPr>
          <w:t>………</w:t>
        </w:r>
        <w:proofErr w:type="gramStart"/>
        <w:r w:rsidR="00CC1B1A">
          <w:rPr>
            <w:rStyle w:val="Heading2Char"/>
            <w:b w:val="0"/>
            <w:sz w:val="22"/>
            <w:szCs w:val="22"/>
          </w:rPr>
          <w:t>..</w:t>
        </w:r>
      </w:ins>
      <w:proofErr w:type="gramEnd"/>
      <w:ins w:id="1299" w:author="Maxime Escourbiac" w:date="2011-03-16T02:07:00Z">
        <w:r w:rsidR="00CC1B1A" w:rsidRPr="00CC1B1A">
          <w:rPr>
            <w:rStyle w:val="Heading2Char"/>
            <w:b w:val="0"/>
            <w:sz w:val="22"/>
            <w:szCs w:val="22"/>
            <w:rPrChange w:id="1300" w:author="Maxime Escourbiac" w:date="2011-03-16T02:09:00Z">
              <w:rPr>
                <w:rStyle w:val="Heading2Char"/>
                <w:b w:val="0"/>
                <w:noProof/>
                <w:sz w:val="24"/>
                <w:szCs w:val="24"/>
              </w:rPr>
            </w:rPrChange>
          </w:rPr>
          <w:t>……..27</w:t>
        </w:r>
        <w:r w:rsidR="00CC1B1A" w:rsidRPr="00CC1B1A">
          <w:rPr>
            <w:rStyle w:val="Heading2Char"/>
            <w:b w:val="0"/>
            <w:sz w:val="22"/>
            <w:szCs w:val="22"/>
            <w:rPrChange w:id="1301" w:author="Maxime Escourbiac" w:date="2011-03-16T02:09:00Z">
              <w:rPr>
                <w:rStyle w:val="Heading2Char"/>
                <w:b w:val="0"/>
                <w:noProof/>
                <w:sz w:val="24"/>
                <w:szCs w:val="24"/>
              </w:rPr>
            </w:rPrChange>
          </w:rPr>
          <w:br/>
        </w:r>
      </w:ins>
      <w:ins w:id="1302" w:author="Maxime Escourbiac" w:date="2011-03-16T02:08:00Z">
        <w:r w:rsidR="00CC1B1A" w:rsidRPr="00CC1B1A">
          <w:rPr>
            <w:rStyle w:val="Heading2Char"/>
            <w:sz w:val="22"/>
            <w:szCs w:val="22"/>
            <w:rPrChange w:id="1303" w:author="Maxime Escourbiac" w:date="2011-03-16T02:11:00Z">
              <w:rPr>
                <w:rStyle w:val="Heading2Char"/>
                <w:b w:val="0"/>
                <w:noProof/>
                <w:sz w:val="24"/>
                <w:szCs w:val="24"/>
              </w:rPr>
            </w:rPrChange>
          </w:rPr>
          <w:t xml:space="preserve">IV.3 </w:t>
        </w:r>
      </w:ins>
      <w:ins w:id="1304" w:author="Maxime Escourbiac" w:date="2011-03-16T02:09:00Z">
        <w:r w:rsidR="00CC1B1A" w:rsidRPr="00CC1B1A">
          <w:rPr>
            <w:rStyle w:val="Heading2Char"/>
            <w:sz w:val="22"/>
            <w:szCs w:val="22"/>
            <w:rPrChange w:id="1305" w:author="Maxime Escourbiac" w:date="2011-03-16T02:11:00Z">
              <w:rPr>
                <w:rStyle w:val="Heading2Char"/>
                <w:b w:val="0"/>
                <w:noProof/>
                <w:sz w:val="22"/>
                <w:szCs w:val="22"/>
              </w:rPr>
            </w:rPrChange>
          </w:rPr>
          <w:t>Présentation de la</w:t>
        </w:r>
      </w:ins>
      <w:ins w:id="1306" w:author="Maxime Escourbiac" w:date="2011-03-16T02:08:00Z">
        <w:r w:rsidR="00CC1B1A" w:rsidRPr="00CC1B1A">
          <w:rPr>
            <w:rStyle w:val="Heading2Char"/>
            <w:sz w:val="22"/>
            <w:szCs w:val="22"/>
            <w:rPrChange w:id="1307" w:author="Maxime Escourbiac" w:date="2011-03-16T02:11:00Z">
              <w:rPr>
                <w:rStyle w:val="Heading2Char"/>
                <w:b w:val="0"/>
                <w:noProof/>
                <w:sz w:val="24"/>
                <w:szCs w:val="24"/>
              </w:rPr>
            </w:rPrChange>
          </w:rPr>
          <w:t xml:space="preserve"> simulation </w:t>
        </w:r>
      </w:ins>
      <w:ins w:id="1308" w:author="Maxime Escourbiac" w:date="2011-03-16T02:10:00Z">
        <w:r w:rsidR="00CC1B1A" w:rsidRPr="00CC1B1A">
          <w:rPr>
            <w:rStyle w:val="Heading2Char"/>
            <w:sz w:val="22"/>
            <w:szCs w:val="22"/>
            <w:rPrChange w:id="1309" w:author="Maxime Escourbiac" w:date="2011-03-16T02:11:00Z">
              <w:rPr>
                <w:rStyle w:val="Heading2Char"/>
                <w:b w:val="0"/>
                <w:noProof/>
                <w:sz w:val="22"/>
                <w:szCs w:val="22"/>
              </w:rPr>
            </w:rPrChange>
          </w:rPr>
          <w:t>…………</w:t>
        </w:r>
        <w:proofErr w:type="gramStart"/>
        <w:r w:rsidR="00CC1B1A" w:rsidRPr="00CC1B1A">
          <w:rPr>
            <w:rStyle w:val="Heading2Char"/>
            <w:sz w:val="22"/>
            <w:szCs w:val="22"/>
            <w:rPrChange w:id="1310" w:author="Maxime Escourbiac" w:date="2011-03-16T02:11:00Z">
              <w:rPr>
                <w:rStyle w:val="Heading2Char"/>
                <w:b w:val="0"/>
                <w:noProof/>
                <w:sz w:val="22"/>
                <w:szCs w:val="22"/>
              </w:rPr>
            </w:rPrChange>
          </w:rPr>
          <w:t>..</w:t>
        </w:r>
      </w:ins>
      <w:proofErr w:type="gramEnd"/>
      <w:ins w:id="1311" w:author="Maxime Escourbiac" w:date="2011-03-16T02:08:00Z">
        <w:r w:rsidR="00CC1B1A" w:rsidRPr="00CC1B1A">
          <w:rPr>
            <w:rStyle w:val="Heading2Char"/>
            <w:sz w:val="22"/>
            <w:szCs w:val="22"/>
            <w:rPrChange w:id="1312" w:author="Maxime Escourbiac" w:date="2011-03-16T02:11:00Z">
              <w:rPr>
                <w:rStyle w:val="Heading2Char"/>
                <w:b w:val="0"/>
                <w:noProof/>
                <w:sz w:val="24"/>
                <w:szCs w:val="24"/>
              </w:rPr>
            </w:rPrChange>
          </w:rPr>
          <w:t>…</w:t>
        </w:r>
        <w:r w:rsidR="00CC1B1A" w:rsidRPr="00D40BE9">
          <w:rPr>
            <w:rStyle w:val="Heading2Char"/>
            <w:sz w:val="22"/>
            <w:szCs w:val="22"/>
          </w:rPr>
          <w:t>..</w:t>
        </w:r>
        <w:r w:rsidR="00CC1B1A" w:rsidRPr="00CC1B1A">
          <w:rPr>
            <w:rStyle w:val="Heading2Char"/>
            <w:sz w:val="22"/>
            <w:szCs w:val="22"/>
            <w:rPrChange w:id="1313" w:author="Maxime Escourbiac" w:date="2011-03-16T02:11:00Z">
              <w:rPr>
                <w:rStyle w:val="Heading2Char"/>
                <w:b w:val="0"/>
                <w:noProof/>
                <w:sz w:val="24"/>
                <w:szCs w:val="24"/>
              </w:rPr>
            </w:rPrChange>
          </w:rPr>
          <w:t>……………………………………………………………</w:t>
        </w:r>
      </w:ins>
      <w:ins w:id="1314" w:author="Maxime Escourbiac" w:date="2011-03-16T02:10:00Z">
        <w:r w:rsidR="00CC1B1A" w:rsidRPr="00CC1B1A">
          <w:rPr>
            <w:rStyle w:val="Heading2Char"/>
            <w:sz w:val="22"/>
            <w:szCs w:val="22"/>
            <w:rPrChange w:id="1315" w:author="Maxime Escourbiac" w:date="2011-03-16T02:11:00Z">
              <w:rPr>
                <w:rStyle w:val="Heading2Char"/>
                <w:b w:val="0"/>
                <w:noProof/>
                <w:sz w:val="22"/>
                <w:szCs w:val="22"/>
              </w:rPr>
            </w:rPrChange>
          </w:rPr>
          <w:t>….</w:t>
        </w:r>
      </w:ins>
      <w:ins w:id="1316" w:author="Maxime Escourbiac" w:date="2011-03-16T02:09:00Z">
        <w:r w:rsidR="00CC1B1A" w:rsidRPr="00CC1B1A">
          <w:rPr>
            <w:rStyle w:val="Heading2Char"/>
            <w:sz w:val="22"/>
            <w:szCs w:val="22"/>
            <w:rPrChange w:id="1317" w:author="Maxime Escourbiac" w:date="2011-03-16T02:11:00Z">
              <w:rPr>
                <w:rStyle w:val="Heading2Char"/>
                <w:b w:val="0"/>
                <w:noProof/>
                <w:sz w:val="22"/>
                <w:szCs w:val="22"/>
              </w:rPr>
            </w:rPrChange>
          </w:rPr>
          <w:t>……………</w:t>
        </w:r>
        <w:proofErr w:type="gramStart"/>
        <w:r w:rsidR="00CC1B1A" w:rsidRPr="00CC1B1A">
          <w:rPr>
            <w:rStyle w:val="Heading2Char"/>
            <w:sz w:val="22"/>
            <w:szCs w:val="22"/>
            <w:rPrChange w:id="1318" w:author="Maxime Escourbiac" w:date="2011-03-16T02:11:00Z">
              <w:rPr>
                <w:rStyle w:val="Heading2Char"/>
                <w:b w:val="0"/>
                <w:noProof/>
                <w:sz w:val="22"/>
                <w:szCs w:val="22"/>
              </w:rPr>
            </w:rPrChange>
          </w:rPr>
          <w:t>.</w:t>
        </w:r>
      </w:ins>
      <w:ins w:id="1319" w:author="Maxime Escourbiac" w:date="2011-03-16T02:08:00Z">
        <w:r w:rsidR="00CC1B1A" w:rsidRPr="00CC1B1A">
          <w:rPr>
            <w:rStyle w:val="Heading2Char"/>
            <w:sz w:val="22"/>
            <w:szCs w:val="22"/>
            <w:rPrChange w:id="1320" w:author="Maxime Escourbiac" w:date="2011-03-16T02:11:00Z">
              <w:rPr>
                <w:rStyle w:val="Heading2Char"/>
                <w:b w:val="0"/>
                <w:noProof/>
                <w:sz w:val="24"/>
                <w:szCs w:val="24"/>
              </w:rPr>
            </w:rPrChange>
          </w:rPr>
          <w:t>2</w:t>
        </w:r>
      </w:ins>
      <w:r w:rsidR="00830FAC">
        <w:rPr>
          <w:rStyle w:val="Heading2Char"/>
          <w:sz w:val="22"/>
          <w:szCs w:val="22"/>
        </w:rPr>
        <w:t>8</w:t>
      </w:r>
      <w:proofErr w:type="gramEnd"/>
      <w:ins w:id="1321" w:author="Maxime Escourbiac" w:date="2011-03-16T02:08:00Z">
        <w:r w:rsidR="00CC1B1A" w:rsidRPr="00CC1B1A">
          <w:rPr>
            <w:rStyle w:val="Heading2Char"/>
            <w:sz w:val="22"/>
            <w:szCs w:val="22"/>
            <w:rPrChange w:id="1322" w:author="Maxime Escourbiac" w:date="2011-03-16T02:11:00Z">
              <w:rPr>
                <w:rStyle w:val="Heading2Char"/>
                <w:b w:val="0"/>
                <w:noProof/>
                <w:sz w:val="24"/>
                <w:szCs w:val="24"/>
              </w:rPr>
            </w:rPrChange>
          </w:rPr>
          <w:br/>
        </w:r>
      </w:ins>
      <w:ins w:id="1323" w:author="Maxime Escourbiac" w:date="2011-03-16T02:10:00Z">
        <w:r w:rsidR="00CC1B1A">
          <w:rPr>
            <w:noProof/>
          </w:rPr>
          <w:t>1-</w:t>
        </w:r>
      </w:ins>
      <w:ins w:id="1324" w:author="Maxime Escourbiac" w:date="2011-03-16T02:11:00Z">
        <w:r w:rsidR="00CC1B1A">
          <w:rPr>
            <w:noProof/>
          </w:rPr>
          <w:t xml:space="preserve">Gestion de l’affichage </w:t>
        </w:r>
      </w:ins>
      <w:ins w:id="1325" w:author="Maxime Escourbiac" w:date="2011-03-16T02:10:00Z">
        <w:r w:rsidR="00CC1B1A">
          <w:rPr>
            <w:noProof/>
          </w:rPr>
          <w:tab/>
          <w:t>2</w:t>
        </w:r>
      </w:ins>
      <w:r w:rsidR="00830FAC">
        <w:rPr>
          <w:noProof/>
        </w:rPr>
        <w:t>8</w:t>
      </w:r>
    </w:p>
    <w:p w14:paraId="41DEEAA8" w14:textId="21A05431" w:rsidR="00CC1B1A" w:rsidRDefault="00CC1B1A" w:rsidP="00CC1B1A">
      <w:pPr>
        <w:pStyle w:val="TOC2"/>
        <w:tabs>
          <w:tab w:val="right" w:leader="dot" w:pos="9056"/>
        </w:tabs>
        <w:rPr>
          <w:ins w:id="1326" w:author="Maxime Escourbiac" w:date="2011-03-16T02:10:00Z"/>
          <w:rFonts w:eastAsiaTheme="minorEastAsia" w:cstheme="minorBidi"/>
          <w:noProof/>
          <w:color w:val="auto"/>
          <w:sz w:val="24"/>
          <w:szCs w:val="24"/>
          <w:lang w:val="en-GB" w:eastAsia="ja-JP"/>
        </w:rPr>
      </w:pPr>
      <w:ins w:id="1327" w:author="Maxime Escourbiac" w:date="2011-03-16T02:10:00Z">
        <w:r>
          <w:rPr>
            <w:noProof/>
          </w:rPr>
          <w:t>2-</w:t>
        </w:r>
      </w:ins>
      <w:ins w:id="1328" w:author="Maxime Escourbiac" w:date="2011-03-16T02:11:00Z">
        <w:r w:rsidR="00FA55D4">
          <w:rPr>
            <w:noProof/>
          </w:rPr>
          <w:t>Gestion des collisions</w:t>
        </w:r>
      </w:ins>
      <w:ins w:id="1329" w:author="Maxime Escourbiac" w:date="2011-03-16T02:10:00Z">
        <w:r>
          <w:rPr>
            <w:noProof/>
          </w:rPr>
          <w:tab/>
        </w:r>
      </w:ins>
      <w:r w:rsidR="00830FAC">
        <w:rPr>
          <w:noProof/>
        </w:rPr>
        <w:t>30</w:t>
      </w:r>
    </w:p>
    <w:p w14:paraId="6A897814" w14:textId="77777777" w:rsidR="00C52377" w:rsidRDefault="00C52377">
      <w:pPr>
        <w:rPr>
          <w:ins w:id="1330" w:author="Maxime Escourbiac" w:date="2011-03-15T00:33:00Z"/>
        </w:rPr>
      </w:pPr>
    </w:p>
    <w:p w14:paraId="567A299F" w14:textId="1670AE54" w:rsidR="00163C73" w:rsidRPr="005F3EA9" w:rsidRDefault="00163C73" w:rsidP="00163C73">
      <w:pPr>
        <w:pStyle w:val="Title"/>
        <w:rPr>
          <w:ins w:id="1331" w:author="Maxime Escourbiac" w:date="2011-03-15T14:32:00Z"/>
        </w:rPr>
      </w:pPr>
      <w:ins w:id="1332" w:author="Maxime Escourbiac" w:date="2011-03-15T14:32:00Z">
        <w:r>
          <w:lastRenderedPageBreak/>
          <w:t>Introduction</w:t>
        </w:r>
      </w:ins>
    </w:p>
    <w:p w14:paraId="7342C447" w14:textId="77777777" w:rsidR="00C52377" w:rsidRDefault="00C52377">
      <w:pPr>
        <w:rPr>
          <w:ins w:id="1333" w:author="Maxime Escourbiac" w:date="2011-03-15T14:32:00Z"/>
        </w:rPr>
      </w:pPr>
    </w:p>
    <w:p w14:paraId="7BDC7CB1" w14:textId="77777777" w:rsidR="00163C73" w:rsidRDefault="00163C73">
      <w:pPr>
        <w:rPr>
          <w:ins w:id="1334" w:author="Maxime Escourbiac" w:date="2011-03-15T22:03:00Z"/>
        </w:rPr>
      </w:pPr>
    </w:p>
    <w:p w14:paraId="3ACC24CB" w14:textId="5AD27AAC" w:rsidR="00661645" w:rsidRDefault="00E304F5">
      <w:pPr>
        <w:jc w:val="both"/>
        <w:rPr>
          <w:ins w:id="1335" w:author="Maxime Escourbiac" w:date="2011-03-15T22:11:00Z"/>
        </w:rPr>
        <w:pPrChange w:id="1336" w:author="Maxime Escourbiac" w:date="2011-03-16T00:14:00Z">
          <w:pPr/>
        </w:pPrChange>
      </w:pPr>
      <w:ins w:id="1337" w:author="Maxime Escourbiac" w:date="2011-03-15T22:03:00Z">
        <w:r>
          <w:t>D</w:t>
        </w:r>
      </w:ins>
      <w:ins w:id="1338" w:author="Maxime Escourbiac" w:date="2011-03-15T22:04:00Z">
        <w:r w:rsidR="00313900">
          <w:t>ans un soucis d’améliorer ses services et l’optimisation de son ré</w:t>
        </w:r>
        <w:r w:rsidR="005D029B">
          <w:t xml:space="preserve">seau pour ses clients, </w:t>
        </w:r>
      </w:ins>
      <w:ins w:id="1339" w:author="Maxime Escourbiac" w:date="2011-03-15T22:54:00Z">
        <w:r>
          <w:t>réseau ferré de France</w:t>
        </w:r>
      </w:ins>
      <w:ins w:id="1340" w:author="Maxime Escourbiac" w:date="2011-03-15T23:40:00Z">
        <w:r w:rsidR="004F2F46">
          <w:t xml:space="preserve"> </w:t>
        </w:r>
      </w:ins>
      <w:ins w:id="1341" w:author="Maxime Escourbiac" w:date="2011-03-15T23:41:00Z">
        <w:r w:rsidR="00B708F0">
          <w:t>(RFF)</w:t>
        </w:r>
      </w:ins>
      <w:ins w:id="1342" w:author="Maxime Escourbiac" w:date="2011-03-15T22:54:00Z">
        <w:r>
          <w:t xml:space="preserve"> </w:t>
        </w:r>
      </w:ins>
      <w:ins w:id="1343" w:author="Maxime Escourbiac" w:date="2011-03-15T22:04:00Z">
        <w:r w:rsidR="005D029B">
          <w:t>a décidé</w:t>
        </w:r>
        <w:r w:rsidR="00313900">
          <w:t xml:space="preserve"> de lancer une demande d</w:t>
        </w:r>
      </w:ins>
      <w:ins w:id="1344" w:author="Maxime Escourbiac" w:date="2011-03-15T22:05:00Z">
        <w:r>
          <w:t>’offre à</w:t>
        </w:r>
        <w:r w:rsidR="00313900">
          <w:t xml:space="preserve"> certain</w:t>
        </w:r>
      </w:ins>
      <w:ins w:id="1345" w:author="Maxime Escourbiac" w:date="2011-03-15T22:54:00Z">
        <w:r>
          <w:t>s</w:t>
        </w:r>
      </w:ins>
      <w:ins w:id="1346" w:author="Maxime Escourbiac" w:date="2011-03-15T22:05:00Z">
        <w:r w:rsidR="00313900">
          <w:t xml:space="preserve"> laboratoire</w:t>
        </w:r>
      </w:ins>
      <w:ins w:id="1347" w:author="Maxime Escourbiac" w:date="2011-03-15T22:54:00Z">
        <w:r>
          <w:t>s</w:t>
        </w:r>
      </w:ins>
      <w:ins w:id="1348" w:author="Maxime Escourbiac" w:date="2011-03-15T22:05:00Z">
        <w:r w:rsidR="00313900">
          <w:t xml:space="preserve"> afin d’améliorer son modèle de donnée</w:t>
        </w:r>
      </w:ins>
      <w:ins w:id="1349" w:author="Maxime Escourbiac" w:date="2011-03-15T22:54:00Z">
        <w:r>
          <w:t>s</w:t>
        </w:r>
      </w:ins>
      <w:ins w:id="1350" w:author="Maxime Escourbiac" w:date="2011-03-15T22:05:00Z">
        <w:r w:rsidR="00313900">
          <w:t xml:space="preserve">. Dans ce </w:t>
        </w:r>
        <w:r w:rsidR="005D029B">
          <w:t xml:space="preserve">contexte, il nous a été demandé </w:t>
        </w:r>
        <w:r w:rsidR="00313900">
          <w:t>d</w:t>
        </w:r>
      </w:ins>
      <w:ins w:id="1351" w:author="Maxime Escourbiac" w:date="2011-03-15T22:06:00Z">
        <w:r w:rsidR="00313900">
          <w:t>’é</w:t>
        </w:r>
        <w:r>
          <w:t xml:space="preserve">tudier le modèle existant et </w:t>
        </w:r>
      </w:ins>
      <w:ins w:id="1352" w:author="Maxime Escourbiac" w:date="2011-03-15T22:18:00Z">
        <w:r w:rsidR="005D029B">
          <w:t>l</w:t>
        </w:r>
      </w:ins>
      <w:ins w:id="1353" w:author="Maxime Escourbiac" w:date="2011-03-15T22:20:00Z">
        <w:r w:rsidR="005D029B">
          <w:t>’environnement</w:t>
        </w:r>
      </w:ins>
      <w:ins w:id="1354" w:author="Maxime Escourbiac" w:date="2011-03-15T22:19:00Z">
        <w:r w:rsidR="005D029B">
          <w:t xml:space="preserve"> </w:t>
        </w:r>
      </w:ins>
      <w:ins w:id="1355" w:author="Maxime Escourbiac" w:date="2011-03-15T22:06:00Z">
        <w:r w:rsidR="00313900">
          <w:t xml:space="preserve">actuel de la recherche </w:t>
        </w:r>
      </w:ins>
      <w:ins w:id="1356" w:author="Maxime Escourbiac" w:date="2011-03-15T22:10:00Z">
        <w:r w:rsidR="005D029B">
          <w:t>dans le domaine des transports.</w:t>
        </w:r>
      </w:ins>
    </w:p>
    <w:p w14:paraId="53FF4324" w14:textId="6B792796" w:rsidR="005D029B" w:rsidRDefault="005E2B2C">
      <w:pPr>
        <w:jc w:val="both"/>
        <w:rPr>
          <w:ins w:id="1357" w:author="Maxime Escourbiac" w:date="2011-03-15T22:35:00Z"/>
        </w:rPr>
        <w:pPrChange w:id="1358" w:author="Maxime Escourbiac" w:date="2011-03-16T03:50:00Z">
          <w:pPr/>
        </w:pPrChange>
      </w:pPr>
      <w:ins w:id="1359" w:author="Maxime Escourbiac" w:date="2011-03-15T22:11:00Z">
        <w:r>
          <w:t xml:space="preserve">Dans le cadre de notre projet de deuxième année, </w:t>
        </w:r>
      </w:ins>
      <w:ins w:id="1360" w:author="Maxime Escourbiac" w:date="2011-03-15T22:13:00Z">
        <w:r w:rsidR="00E304F5">
          <w:t xml:space="preserve">nous </w:t>
        </w:r>
      </w:ins>
      <w:ins w:id="1361" w:author="Maxime Escourbiac" w:date="2011-03-15T23:43:00Z">
        <w:r w:rsidR="00B708F0">
          <w:t>avons,</w:t>
        </w:r>
      </w:ins>
      <w:ins w:id="1362" w:author="Maxime Escourbiac" w:date="2011-03-15T23:42:00Z">
        <w:r w:rsidR="00B708F0">
          <w:t xml:space="preserve"> dans un premier temps, </w:t>
        </w:r>
      </w:ins>
      <w:ins w:id="1363" w:author="Maxime Escourbiac" w:date="2011-03-15T22:13:00Z">
        <w:r w:rsidR="00E304F5">
          <w:t>d</w:t>
        </w:r>
      </w:ins>
      <w:ins w:id="1364" w:author="Maxime Escourbiac" w:date="2011-03-15T22:58:00Z">
        <w:r w:rsidR="00E304F5">
          <w:t>û</w:t>
        </w:r>
      </w:ins>
      <w:ins w:id="1365" w:author="Maxime Escourbiac" w:date="2011-03-15T22:13:00Z">
        <w:r w:rsidR="00E304F5">
          <w:t xml:space="preserve"> nous former à un</w:t>
        </w:r>
        <w:r w:rsidR="005D029B">
          <w:t xml:space="preserve"> outil de modélisation, </w:t>
        </w:r>
      </w:ins>
      <w:proofErr w:type="spellStart"/>
      <w:ins w:id="1366" w:author="Maxime Escourbiac" w:date="2011-03-15T22:20:00Z">
        <w:r w:rsidR="005D029B">
          <w:t>ArgoUml</w:t>
        </w:r>
        <w:proofErr w:type="spellEnd"/>
        <w:r w:rsidR="005D029B">
          <w:t xml:space="preserve">, </w:t>
        </w:r>
      </w:ins>
      <w:ins w:id="1367" w:author="Maxime Escourbiac" w:date="2011-03-15T22:13:00Z">
        <w:r w:rsidR="005D029B">
          <w:t>afin d</w:t>
        </w:r>
      </w:ins>
      <w:ins w:id="1368" w:author="Maxime Escourbiac" w:date="2011-03-15T22:14:00Z">
        <w:r w:rsidR="005D029B">
          <w:t>’en connaître les avant</w:t>
        </w:r>
        <w:r w:rsidR="009560D2">
          <w:t>ages et les inconvénients, et de savoir</w:t>
        </w:r>
        <w:r w:rsidR="005D029B">
          <w:t xml:space="preserve"> si cet outil peut ê</w:t>
        </w:r>
        <w:r w:rsidR="00E304F5">
          <w:t>tre utilisé</w:t>
        </w:r>
        <w:r w:rsidR="005D029B">
          <w:t xml:space="preserve"> pour cette étude. </w:t>
        </w:r>
      </w:ins>
      <w:ins w:id="1369" w:author="Maxime Escourbiac" w:date="2011-03-15T23:03:00Z">
        <w:r w:rsidR="00A1248B">
          <w:t xml:space="preserve">Par la suite nous avons </w:t>
        </w:r>
      </w:ins>
      <w:ins w:id="1370" w:author="Maxime Escourbiac" w:date="2011-03-15T23:16:00Z">
        <w:r w:rsidR="002F5F3D">
          <w:t>effectué</w:t>
        </w:r>
      </w:ins>
      <w:ins w:id="1371" w:author="Maxime Escourbiac" w:date="2011-03-15T22:14:00Z">
        <w:r w:rsidR="005D029B">
          <w:t xml:space="preserve"> une recherche sur le co</w:t>
        </w:r>
        <w:r w:rsidR="00B708F0">
          <w:t xml:space="preserve">ntexte et </w:t>
        </w:r>
        <w:r w:rsidR="005D029B">
          <w:t>sur les différente</w:t>
        </w:r>
        <w:r w:rsidR="002F5F3D">
          <w:t>s études réalisé</w:t>
        </w:r>
      </w:ins>
      <w:ins w:id="1372" w:author="Maxime Escourbiac" w:date="2011-03-15T23:38:00Z">
        <w:r w:rsidR="004F2F46">
          <w:t>es</w:t>
        </w:r>
      </w:ins>
      <w:ins w:id="1373" w:author="Maxime Escourbiac" w:date="2011-03-15T22:14:00Z">
        <w:r w:rsidR="002F5F3D">
          <w:t xml:space="preserve"> </w:t>
        </w:r>
        <w:r w:rsidR="005D029B">
          <w:t>dans le monde. L</w:t>
        </w:r>
      </w:ins>
      <w:ins w:id="1374" w:author="Maxime Escourbiac" w:date="2011-03-15T22:17:00Z">
        <w:r w:rsidR="005D029B">
          <w:t xml:space="preserve">’objectif de cette </w:t>
        </w:r>
      </w:ins>
      <w:ins w:id="1375" w:author="Maxime Escourbiac" w:date="2011-03-15T23:15:00Z">
        <w:r w:rsidR="002F5F3D">
          <w:t>partie</w:t>
        </w:r>
      </w:ins>
      <w:ins w:id="1376" w:author="Maxime Escourbiac" w:date="2011-03-15T22:17:00Z">
        <w:r w:rsidR="004F2F46">
          <w:t xml:space="preserve"> était</w:t>
        </w:r>
        <w:r w:rsidR="005D029B">
          <w:t xml:space="preserve"> de </w:t>
        </w:r>
      </w:ins>
      <w:ins w:id="1377" w:author="Maxime Escourbiac" w:date="2011-03-15T22:18:00Z">
        <w:r w:rsidR="005D029B">
          <w:t>conn</w:t>
        </w:r>
        <w:r>
          <w:t>a</w:t>
        </w:r>
      </w:ins>
      <w:ins w:id="1378" w:author="Maxime Escourbiac" w:date="2011-03-15T22:21:00Z">
        <w:r>
          <w:t xml:space="preserve">ître ce qui existe déjà dans le </w:t>
        </w:r>
      </w:ins>
      <w:ins w:id="1379" w:author="Maxime Escourbiac" w:date="2011-03-15T23:16:00Z">
        <w:r w:rsidR="002F5F3D">
          <w:t>domaine</w:t>
        </w:r>
      </w:ins>
      <w:ins w:id="1380" w:author="Maxime Escourbiac" w:date="2011-03-15T22:21:00Z">
        <w:r>
          <w:t xml:space="preserve"> de la recherche sur les problèmes de transport, mais aussi les normes et les contraintes qui peuvent exist</w:t>
        </w:r>
        <w:r w:rsidR="004F2F46">
          <w:t>er</w:t>
        </w:r>
      </w:ins>
      <w:ins w:id="1381" w:author="Maxime Escourbiac" w:date="2011-03-15T22:18:00Z">
        <w:r w:rsidR="00122F61">
          <w:t xml:space="preserve">. </w:t>
        </w:r>
      </w:ins>
    </w:p>
    <w:p w14:paraId="3FF9C9E5" w14:textId="06377A46" w:rsidR="00122F61" w:rsidRDefault="002F5F3D">
      <w:pPr>
        <w:jc w:val="both"/>
        <w:rPr>
          <w:ins w:id="1382" w:author="Maxime Escourbiac" w:date="2011-03-15T22:48:00Z"/>
        </w:rPr>
        <w:pPrChange w:id="1383" w:author="Maxime Escourbiac" w:date="2011-03-16T03:50:00Z">
          <w:pPr/>
        </w:pPrChange>
      </w:pPr>
      <w:ins w:id="1384" w:author="Maxime Escourbiac" w:date="2011-03-15T22:23:00Z">
        <w:r>
          <w:t>Une fois cette étude préliminaire</w:t>
        </w:r>
        <w:r w:rsidR="005E2B2C">
          <w:t xml:space="preserve"> </w:t>
        </w:r>
      </w:ins>
      <w:ins w:id="1385" w:author="Maxime Escourbiac" w:date="2011-03-15T23:16:00Z">
        <w:r>
          <w:t>finie</w:t>
        </w:r>
      </w:ins>
      <w:ins w:id="1386" w:author="Maxime Escourbiac" w:date="2011-03-15T22:23:00Z">
        <w:r w:rsidR="0053327D">
          <w:t xml:space="preserve">, le modèle </w:t>
        </w:r>
      </w:ins>
      <w:ins w:id="1387" w:author="Maxime Escourbiac" w:date="2011-03-15T23:17:00Z">
        <w:r>
          <w:t xml:space="preserve">RFF </w:t>
        </w:r>
      </w:ins>
      <w:ins w:id="1388" w:author="Maxime Escourbiac" w:date="2011-03-15T22:23:00Z">
        <w:r w:rsidR="0053327D">
          <w:t xml:space="preserve">nous a été fourni. </w:t>
        </w:r>
      </w:ins>
      <w:ins w:id="1389" w:author="Maxime Escourbiac" w:date="2011-03-15T23:24:00Z">
        <w:r w:rsidR="00D11FEC">
          <w:t>Une compréhension du mécanisme et du vocabulaire spécifique</w:t>
        </w:r>
      </w:ins>
      <w:ins w:id="1390" w:author="Maxime Escourbiac" w:date="2011-03-15T22:23:00Z">
        <w:r w:rsidR="0053327D">
          <w:t xml:space="preserve"> </w:t>
        </w:r>
      </w:ins>
      <w:ins w:id="1391" w:author="Maxime Escourbiac" w:date="2011-03-15T23:27:00Z">
        <w:r w:rsidR="00D11FEC">
          <w:t xml:space="preserve">du domaine du transport </w:t>
        </w:r>
      </w:ins>
      <w:ins w:id="1392" w:author="Maxime Escourbiac" w:date="2011-03-15T23:28:00Z">
        <w:r w:rsidR="00D11FEC">
          <w:t>ferroviaire</w:t>
        </w:r>
      </w:ins>
      <w:ins w:id="1393" w:author="Maxime Escourbiac" w:date="2011-03-15T23:44:00Z">
        <w:r w:rsidR="00B708F0">
          <w:t xml:space="preserve"> était </w:t>
        </w:r>
      </w:ins>
      <w:ins w:id="1394" w:author="Maxime Escourbiac" w:date="2011-03-15T23:45:00Z">
        <w:r w:rsidR="00B708F0">
          <w:t>nécessaire</w:t>
        </w:r>
      </w:ins>
      <w:ins w:id="1395" w:author="Maxime Escourbiac" w:date="2011-03-15T22:51:00Z">
        <w:r w:rsidR="0053327D">
          <w:t xml:space="preserve"> </w:t>
        </w:r>
      </w:ins>
      <w:ins w:id="1396" w:author="Maxime Escourbiac" w:date="2011-03-15T22:23:00Z">
        <w:r w:rsidR="00D11FEC">
          <w:t>afin de pouvoir faire une critique de la proposition initiale et ainsi d</w:t>
        </w:r>
      </w:ins>
      <w:ins w:id="1397" w:author="Maxime Escourbiac" w:date="2011-03-15T23:28:00Z">
        <w:r w:rsidR="00D11FEC">
          <w:t xml:space="preserve">’en </w:t>
        </w:r>
      </w:ins>
      <w:ins w:id="1398" w:author="Maxime Escourbiac" w:date="2011-03-15T22:23:00Z">
        <w:r w:rsidR="004F2F46">
          <w:t>tirer </w:t>
        </w:r>
        <w:r w:rsidR="005E2B2C">
          <w:t>les avantages et les inconvénients.</w:t>
        </w:r>
        <w:r w:rsidR="00122F61">
          <w:t xml:space="preserve"> </w:t>
        </w:r>
      </w:ins>
    </w:p>
    <w:p w14:paraId="411A876B" w14:textId="2DA0E2CD" w:rsidR="00B708F0" w:rsidRDefault="005E2B2C">
      <w:pPr>
        <w:jc w:val="both"/>
        <w:rPr>
          <w:ins w:id="1399" w:author="Maxime Escourbiac" w:date="2011-03-15T22:10:00Z"/>
        </w:rPr>
        <w:pPrChange w:id="1400" w:author="Maxime Escourbiac" w:date="2011-03-16T03:50:00Z">
          <w:pPr/>
        </w:pPrChange>
      </w:pPr>
      <w:ins w:id="1401" w:author="Maxime Escourbiac" w:date="2011-03-15T22:23:00Z">
        <w:r>
          <w:t xml:space="preserve">Pour </w:t>
        </w:r>
      </w:ins>
      <w:ins w:id="1402" w:author="Maxime Escourbiac" w:date="2011-03-15T22:24:00Z">
        <w:r>
          <w:t>illustrer</w:t>
        </w:r>
      </w:ins>
      <w:ins w:id="1403" w:author="Maxime Escourbiac" w:date="2011-03-15T22:23:00Z">
        <w:r>
          <w:t xml:space="preserve"> cette étude, il nous a été finalement demandé </w:t>
        </w:r>
      </w:ins>
      <w:ins w:id="1404" w:author="Maxime Escourbiac" w:date="2011-03-15T22:24:00Z">
        <w:r w:rsidR="00D11FEC">
          <w:t>de réaliser une simulation</w:t>
        </w:r>
      </w:ins>
      <w:ins w:id="1405" w:author="Maxime Escourbiac" w:date="2011-03-15T22:34:00Z">
        <w:r w:rsidR="00661645">
          <w:t>, dont le cahier des charges ne nous a pas</w:t>
        </w:r>
      </w:ins>
      <w:ins w:id="1406" w:author="Maxime Escourbiac" w:date="2011-03-15T23:29:00Z">
        <w:r w:rsidR="00D11FEC">
          <w:t xml:space="preserve"> été</w:t>
        </w:r>
      </w:ins>
      <w:ins w:id="1407" w:author="Maxime Escourbiac" w:date="2011-03-15T22:34:00Z">
        <w:r w:rsidR="00661645">
          <w:t xml:space="preserve"> impos</w:t>
        </w:r>
        <w:r w:rsidR="00B708F0">
          <w:t>é.</w:t>
        </w:r>
      </w:ins>
      <w:ins w:id="1408" w:author="Maxime Escourbiac" w:date="2011-03-15T23:49:00Z">
        <w:r w:rsidR="00B708F0">
          <w:t xml:space="preserve"> </w:t>
        </w:r>
      </w:ins>
      <w:ins w:id="1409" w:author="Maxime Escourbiac" w:date="2011-03-15T23:48:00Z">
        <w:r w:rsidR="00B708F0">
          <w:t xml:space="preserve">Elle nous permettra </w:t>
        </w:r>
      </w:ins>
      <w:ins w:id="1410" w:author="Maxime Escourbiac" w:date="2011-03-15T23:49:00Z">
        <w:r w:rsidR="00B708F0">
          <w:t xml:space="preserve">ainsi </w:t>
        </w:r>
      </w:ins>
      <w:ins w:id="1411" w:author="Maxime Escourbiac" w:date="2011-03-15T23:48:00Z">
        <w:r w:rsidR="00B708F0">
          <w:t xml:space="preserve">d’appuyer nos remarques </w:t>
        </w:r>
      </w:ins>
      <w:ins w:id="1412" w:author="Maxime Escourbiac" w:date="2011-03-15T23:49:00Z">
        <w:r w:rsidR="00B708F0">
          <w:t>précédentes</w:t>
        </w:r>
      </w:ins>
      <w:ins w:id="1413" w:author="Maxime Escourbiac" w:date="2011-03-15T23:48:00Z">
        <w:r w:rsidR="00B708F0">
          <w:t xml:space="preserve"> m</w:t>
        </w:r>
      </w:ins>
      <w:ins w:id="1414" w:author="Maxime Escourbiac" w:date="2011-03-15T23:49:00Z">
        <w:r w:rsidR="00B708F0">
          <w:t xml:space="preserve">ême si le </w:t>
        </w:r>
      </w:ins>
      <w:ins w:id="1415" w:author="Maxime Escourbiac" w:date="2011-03-15T23:50:00Z">
        <w:r w:rsidR="00B708F0">
          <w:t>modèle</w:t>
        </w:r>
      </w:ins>
      <w:ins w:id="1416" w:author="Maxime Escourbiac" w:date="2011-03-15T23:49:00Z">
        <w:r w:rsidR="00B708F0">
          <w:t xml:space="preserve"> utilisé sera simplifié.</w:t>
        </w:r>
      </w:ins>
    </w:p>
    <w:p w14:paraId="6B403741" w14:textId="77777777" w:rsidR="00A65304" w:rsidRDefault="00AA7193">
      <w:pPr>
        <w:jc w:val="both"/>
        <w:rPr>
          <w:ins w:id="1417" w:author="Maxime Escourbiac" w:date="2011-03-16T03:03:00Z"/>
        </w:rPr>
        <w:pPrChange w:id="1418" w:author="Maxime Escourbiac" w:date="2011-03-16T03:50:00Z">
          <w:pPr/>
        </w:pPrChange>
      </w:pPr>
      <w:ins w:id="1419" w:author="Maxime Escourbiac" w:date="2011-03-16T00:13:00Z">
        <w:r>
          <w:t xml:space="preserve">Dans ce projet, nous nous sommes concentrés à </w:t>
        </w:r>
      </w:ins>
      <w:ins w:id="1420" w:author="Maxime Escourbiac" w:date="2011-03-16T00:14:00Z">
        <w:r>
          <w:t>répondre</w:t>
        </w:r>
      </w:ins>
      <w:ins w:id="1421" w:author="Maxime Escourbiac" w:date="2011-03-16T00:13:00Z">
        <w:r>
          <w:t xml:space="preserve"> aux questions suivantes</w:t>
        </w:r>
      </w:ins>
      <w:ins w:id="1422" w:author="Maxime Escourbiac" w:date="2011-03-16T00:12:00Z">
        <w:r>
          <w:t xml:space="preserve">. </w:t>
        </w:r>
      </w:ins>
      <w:ins w:id="1423" w:author="Maxime Escourbiac" w:date="2011-03-15T22:41:00Z">
        <w:r>
          <w:t>Est-ce-que cet outil est-il adapté pour ce type d</w:t>
        </w:r>
      </w:ins>
      <w:ins w:id="1424" w:author="Maxime Escourbiac" w:date="2011-03-16T00:16:00Z">
        <w:r>
          <w:t>’utilisation</w:t>
        </w:r>
      </w:ins>
      <w:ins w:id="1425" w:author="Maxime Escourbiac" w:date="2011-03-16T00:35:00Z">
        <w:r w:rsidR="00386FFE">
          <w:t xml:space="preserve"> </w:t>
        </w:r>
      </w:ins>
      <w:ins w:id="1426" w:author="Maxime Escourbiac" w:date="2011-03-15T22:41:00Z">
        <w:r w:rsidR="00D53A64">
          <w:t xml:space="preserve">? </w:t>
        </w:r>
      </w:ins>
      <w:ins w:id="1427" w:author="Maxime Escourbiac" w:date="2011-03-15T22:38:00Z">
        <w:r w:rsidR="00661645">
          <w:t xml:space="preserve">Comment </w:t>
        </w:r>
      </w:ins>
      <w:ins w:id="1428" w:author="Maxime Escourbiac" w:date="2011-03-15T22:39:00Z">
        <w:r w:rsidR="00661645">
          <w:t xml:space="preserve">fonctionne le  modèle actuel et comment </w:t>
        </w:r>
      </w:ins>
      <w:ins w:id="1429" w:author="Maxime Escourbiac" w:date="2011-03-15T22:38:00Z">
        <w:r w:rsidR="00661645">
          <w:t>pourrait-il</w:t>
        </w:r>
      </w:ins>
      <w:ins w:id="1430" w:author="Maxime Escourbiac" w:date="2011-03-15T22:39:00Z">
        <w:r w:rsidR="00661645">
          <w:t xml:space="preserve"> </w:t>
        </w:r>
      </w:ins>
      <w:ins w:id="1431" w:author="Maxime Escourbiac" w:date="2011-03-15T22:40:00Z">
        <w:r w:rsidR="00661645">
          <w:t xml:space="preserve">être </w:t>
        </w:r>
      </w:ins>
      <w:ins w:id="1432" w:author="Maxime Escourbiac" w:date="2011-03-15T22:48:00Z">
        <w:r w:rsidR="00122F61">
          <w:t>amélioré</w:t>
        </w:r>
      </w:ins>
      <w:ins w:id="1433" w:author="Maxime Escourbiac" w:date="2011-03-15T22:40:00Z">
        <w:r w:rsidR="00661645">
          <w:t> </w:t>
        </w:r>
      </w:ins>
      <w:ins w:id="1434" w:author="Maxime Escourbiac" w:date="2011-03-15T22:39:00Z">
        <w:r w:rsidR="00661645">
          <w:t>?</w:t>
        </w:r>
      </w:ins>
      <w:ins w:id="1435" w:author="Maxime Escourbiac" w:date="2011-03-15T22:03:00Z">
        <w:r w:rsidR="00313900">
          <w:t xml:space="preserve"> </w:t>
        </w:r>
      </w:ins>
      <w:ins w:id="1436" w:author="Maxime Escourbiac" w:date="2011-03-16T00:35:00Z">
        <w:r w:rsidR="00386FFE">
          <w:t xml:space="preserve">Dans quel contexte international se situe cette étude </w:t>
        </w:r>
      </w:ins>
    </w:p>
    <w:p w14:paraId="54AB2E84" w14:textId="184CBBDE" w:rsidR="00386FFE" w:rsidRDefault="001D46E1">
      <w:pPr>
        <w:jc w:val="both"/>
        <w:rPr>
          <w:ins w:id="1437" w:author="Maxime Escourbiac" w:date="2011-03-16T00:36:00Z"/>
        </w:rPr>
        <w:pPrChange w:id="1438" w:author="Maxime Escourbiac" w:date="2011-03-16T03:50:00Z">
          <w:pPr/>
        </w:pPrChange>
      </w:pPr>
      <w:ins w:id="1439" w:author="Maxime Escourbiac" w:date="2011-03-16T03:03:00Z">
        <w:r>
          <w:t xml:space="preserve">Nous commencerons donc par expliquer comment utiliser </w:t>
        </w:r>
        <w:proofErr w:type="spellStart"/>
        <w:r>
          <w:t>ArgoUml</w:t>
        </w:r>
        <w:proofErr w:type="spellEnd"/>
        <w:r>
          <w:t xml:space="preserve"> et quels sont ses défauts et ses avantages. Nous expliquerons ensuite quels sont les normes et les modèles existants. Nous décrirons le modèle de RFF, avant de présenter la simulation que nous avons réalisé.</w:t>
        </w:r>
      </w:ins>
    </w:p>
    <w:p w14:paraId="5DBB7382" w14:textId="4477CD65" w:rsidR="00422968" w:rsidRDefault="00422968">
      <w:pPr>
        <w:rPr>
          <w:ins w:id="1440" w:author="Maxime Escourbiac" w:date="2011-03-15T23:54:00Z"/>
        </w:rPr>
      </w:pPr>
    </w:p>
    <w:p w14:paraId="74384D52" w14:textId="77777777" w:rsidR="0029265F" w:rsidRDefault="0029265F">
      <w:pPr>
        <w:rPr>
          <w:ins w:id="1441" w:author="Maxime Escourbiac" w:date="2011-03-15T23:54:00Z"/>
        </w:rPr>
      </w:pPr>
    </w:p>
    <w:p w14:paraId="2EFB2D6A" w14:textId="77777777" w:rsidR="0029265F" w:rsidRDefault="0029265F">
      <w:pPr>
        <w:rPr>
          <w:ins w:id="1442" w:author="Maxime Escourbiac" w:date="2011-03-15T23:54:00Z"/>
        </w:rPr>
      </w:pPr>
    </w:p>
    <w:p w14:paraId="750A0143" w14:textId="77777777" w:rsidR="0029265F" w:rsidRDefault="0029265F">
      <w:pPr>
        <w:rPr>
          <w:ins w:id="1443" w:author="Maxime Escourbiac" w:date="2011-03-15T23:54:00Z"/>
        </w:rPr>
      </w:pPr>
    </w:p>
    <w:p w14:paraId="1BDF6BAA" w14:textId="77777777" w:rsidR="0029265F" w:rsidRDefault="0029265F">
      <w:pPr>
        <w:rPr>
          <w:ins w:id="1444" w:author="Maxime Escourbiac" w:date="2011-03-15T23:54:00Z"/>
        </w:rPr>
      </w:pPr>
    </w:p>
    <w:p w14:paraId="65322A34" w14:textId="77777777" w:rsidR="0029265F" w:rsidRDefault="0029265F">
      <w:pPr>
        <w:rPr>
          <w:ins w:id="1445" w:author="Maxime Escourbiac" w:date="2011-03-15T23:54:00Z"/>
        </w:rPr>
      </w:pPr>
    </w:p>
    <w:p w14:paraId="7A3DE333" w14:textId="07D91744" w:rsidR="0029265F" w:rsidRPr="005F3EA9" w:rsidRDefault="00410996" w:rsidP="0029265F">
      <w:pPr>
        <w:pStyle w:val="Title"/>
        <w:rPr>
          <w:ins w:id="1446" w:author="Maxime Escourbiac" w:date="2011-03-15T23:54:00Z"/>
        </w:rPr>
      </w:pPr>
      <w:ins w:id="1447" w:author="Maxime Escourbiac" w:date="2011-03-16T00:01:00Z">
        <w:r>
          <w:lastRenderedPageBreak/>
          <w:t>Conclusion</w:t>
        </w:r>
      </w:ins>
    </w:p>
    <w:p w14:paraId="01ECF349" w14:textId="77777777" w:rsidR="0029265F" w:rsidRDefault="0029265F">
      <w:pPr>
        <w:rPr>
          <w:ins w:id="1448" w:author="Maxime Escourbiac" w:date="2011-03-16T00:01:00Z"/>
        </w:rPr>
      </w:pPr>
    </w:p>
    <w:p w14:paraId="2E5E38BD" w14:textId="77777777" w:rsidR="00410996" w:rsidRDefault="00410996">
      <w:pPr>
        <w:rPr>
          <w:ins w:id="1449" w:author="Maxime Escourbiac" w:date="2011-03-16T00:01:00Z"/>
        </w:rPr>
      </w:pPr>
    </w:p>
    <w:p w14:paraId="6FB36481" w14:textId="71E3D5E4" w:rsidR="00410996" w:rsidRDefault="00410996">
      <w:pPr>
        <w:rPr>
          <w:ins w:id="1450" w:author="Maxime Escourbiac" w:date="2011-03-16T00:39:00Z"/>
        </w:rPr>
      </w:pPr>
      <w:ins w:id="1451" w:author="Maxime Escourbiac" w:date="2011-03-16T00:01:00Z">
        <w:r>
          <w:t xml:space="preserve">  </w:t>
        </w:r>
      </w:ins>
      <w:ins w:id="1452" w:author="Maxime Escourbiac" w:date="2011-03-16T00:03:00Z">
        <w:r>
          <w:t>Pour faciliter la compréhension de l</w:t>
        </w:r>
      </w:ins>
      <w:ins w:id="1453" w:author="Maxime Escourbiac" w:date="2011-03-16T00:06:00Z">
        <w:r>
          <w:t xml:space="preserve">’outil de </w:t>
        </w:r>
      </w:ins>
      <w:ins w:id="1454" w:author="Maxime Escourbiac" w:date="2011-03-16T00:07:00Z">
        <w:r>
          <w:t>modélisation</w:t>
        </w:r>
      </w:ins>
      <w:ins w:id="1455" w:author="Maxime Escourbiac" w:date="2011-03-16T00:06:00Z">
        <w:r>
          <w:t xml:space="preserve"> utilisé par RFF, nous avons réalisé un tutorial, résumant</w:t>
        </w:r>
      </w:ins>
      <w:ins w:id="1456" w:author="Maxime Escourbiac" w:date="2011-03-16T00:07:00Z">
        <w:r>
          <w:t xml:space="preserve"> les méthodes pou</w:t>
        </w:r>
        <w:r w:rsidR="007D2AB2">
          <w:t>r réaliser des diagrammes UML. I</w:t>
        </w:r>
        <w:r>
          <w:t xml:space="preserve">l pourra </w:t>
        </w:r>
      </w:ins>
      <w:ins w:id="1457" w:author="Maxime Escourbiac" w:date="2011-03-16T00:08:00Z">
        <w:r>
          <w:t xml:space="preserve">être </w:t>
        </w:r>
      </w:ins>
      <w:ins w:id="1458" w:author="Maxime Escourbiac" w:date="2011-03-16T00:11:00Z">
        <w:r w:rsidR="00AA7193">
          <w:t>utilisé</w:t>
        </w:r>
      </w:ins>
      <w:ins w:id="1459" w:author="Maxime Escourbiac" w:date="2011-03-16T00:08:00Z">
        <w:r>
          <w:t xml:space="preserve"> pour un apprentissage rapide de ce logiciel. </w:t>
        </w:r>
      </w:ins>
      <w:ins w:id="1460" w:author="Maxime Escourbiac" w:date="2011-03-16T00:06:00Z">
        <w:r w:rsidR="00AA7193">
          <w:t xml:space="preserve"> </w:t>
        </w:r>
      </w:ins>
      <w:ins w:id="1461" w:author="Maxime Escourbiac" w:date="2011-03-16T00:20:00Z">
        <w:r w:rsidR="00AA7193">
          <w:t xml:space="preserve">En </w:t>
        </w:r>
      </w:ins>
      <w:ins w:id="1462" w:author="Maxime Escourbiac" w:date="2011-03-16T00:06:00Z">
        <w:r w:rsidR="00AA7193">
          <w:t>reprenant l</w:t>
        </w:r>
      </w:ins>
      <w:ins w:id="1463" w:author="Maxime Escourbiac" w:date="2011-03-16T00:20:00Z">
        <w:r w:rsidR="00AA7193">
          <w:t xml:space="preserve">’analyse des points positifs et négatifs </w:t>
        </w:r>
      </w:ins>
      <w:ins w:id="1464" w:author="Maxime Escourbiac" w:date="2011-03-16T00:21:00Z">
        <w:r w:rsidR="006B0553">
          <w:t>effectuée précédemment</w:t>
        </w:r>
      </w:ins>
      <w:ins w:id="1465" w:author="Maxime Escourbiac" w:date="2011-03-16T03:07:00Z">
        <w:r w:rsidR="001049B9">
          <w:t>,</w:t>
        </w:r>
      </w:ins>
      <w:ins w:id="1466" w:author="Maxime Escourbiac" w:date="2011-03-16T00:21:00Z">
        <w:r w:rsidR="006B0553">
          <w:t xml:space="preserve"> </w:t>
        </w:r>
      </w:ins>
      <w:ins w:id="1467" w:author="Maxime Escourbiac" w:date="2011-03-16T00:23:00Z">
        <w:r w:rsidR="006B0553">
          <w:t>nous pouvons donc répondre par l’affirmative à la question posée dans l’introduction</w:t>
        </w:r>
      </w:ins>
      <w:ins w:id="1468" w:author="Maxime Escourbiac" w:date="2011-03-16T00:24:00Z">
        <w:r w:rsidR="006B0553">
          <w:t xml:space="preserve"> qui remettait en cause l’utilisation de </w:t>
        </w:r>
      </w:ins>
      <w:ins w:id="1469" w:author="Maxime Escourbiac" w:date="2011-03-16T03:08:00Z">
        <w:r w:rsidR="00EF714F">
          <w:t xml:space="preserve">ce </w:t>
        </w:r>
      </w:ins>
      <w:ins w:id="1470" w:author="Maxime Escourbiac" w:date="2011-03-16T00:24:00Z">
        <w:r w:rsidR="001C4807">
          <w:t>logiciel pour</w:t>
        </w:r>
        <w:r w:rsidR="006B0553">
          <w:t xml:space="preserve"> ce type de projet.</w:t>
        </w:r>
      </w:ins>
    </w:p>
    <w:p w14:paraId="5F7F346F" w14:textId="57B91191" w:rsidR="006B0553" w:rsidRDefault="006B0553">
      <w:pPr>
        <w:rPr>
          <w:ins w:id="1471" w:author="Maxime Escourbiac" w:date="2011-03-16T00:06:00Z"/>
        </w:rPr>
      </w:pPr>
      <w:ins w:id="1472" w:author="Maxime Escourbiac" w:date="2011-03-16T00:25:00Z">
        <w:r>
          <w:t>L’analyse du modèle proposé</w:t>
        </w:r>
      </w:ins>
      <w:ins w:id="1473" w:author="Maxime Escourbiac" w:date="2011-03-16T03:11:00Z">
        <w:r w:rsidR="00031A40">
          <w:t>e</w:t>
        </w:r>
      </w:ins>
      <w:ins w:id="1474" w:author="Maxime Escourbiac" w:date="2011-03-16T00:25:00Z">
        <w:r>
          <w:t xml:space="preserve"> par RFF, a été faite </w:t>
        </w:r>
      </w:ins>
      <w:ins w:id="1475" w:author="Maxime Escourbiac" w:date="2011-03-16T00:26:00Z">
        <w:r w:rsidR="00031A40">
          <w:t>en détaillant chaque partie. E</w:t>
        </w:r>
        <w:r>
          <w:t>lle nous a permit de relever l</w:t>
        </w:r>
      </w:ins>
      <w:ins w:id="1476" w:author="Maxime Escourbiac" w:date="2011-03-16T00:27:00Z">
        <w:r>
          <w:t>’existence</w:t>
        </w:r>
      </w:ins>
      <w:ins w:id="1477" w:author="Maxime Escourbiac" w:date="2011-03-16T00:28:00Z">
        <w:r>
          <w:t xml:space="preserve"> de redondances dans les données utilisées</w:t>
        </w:r>
      </w:ins>
      <w:ins w:id="1478" w:author="Maxime Escourbiac" w:date="2011-03-16T00:53:00Z">
        <w:r w:rsidR="00B4062A">
          <w:t xml:space="preserve"> ainsi que</w:t>
        </w:r>
      </w:ins>
      <w:ins w:id="1479" w:author="Maxime Escourbiac" w:date="2011-03-16T00:28:00Z">
        <w:r w:rsidR="00B4062A">
          <w:t xml:space="preserve"> </w:t>
        </w:r>
      </w:ins>
      <w:ins w:id="1480" w:author="Maxime Escourbiac" w:date="2011-03-16T00:54:00Z">
        <w:r w:rsidR="00B4062A">
          <w:t xml:space="preserve">certaines erreurs dans les relations entre certaines classes. </w:t>
        </w:r>
      </w:ins>
      <w:ins w:id="1481" w:author="Maxime Escourbiac" w:date="2011-03-16T00:56:00Z">
        <w:r w:rsidR="00B4062A">
          <w:t>Mais notre remarque</w:t>
        </w:r>
      </w:ins>
      <w:ins w:id="1482" w:author="Maxime Escourbiac" w:date="2011-03-16T00:28:00Z">
        <w:r>
          <w:t xml:space="preserve"> la</w:t>
        </w:r>
      </w:ins>
      <w:ins w:id="1483" w:author="Maxime Escourbiac" w:date="2011-03-16T00:57:00Z">
        <w:r w:rsidR="00B4062A">
          <w:t xml:space="preserve"> plus importante porte sur le manque de certaines informations qui peuvent paraître primordiale dans le contexte actuel,</w:t>
        </w:r>
      </w:ins>
      <w:ins w:id="1484" w:author="Maxime Escourbiac" w:date="2011-03-16T00:59:00Z">
        <w:r w:rsidR="00B4062A">
          <w:t xml:space="preserve"> surtout dans le domaine de la sécurité et de l’économie des ressources.</w:t>
        </w:r>
      </w:ins>
      <w:ins w:id="1485" w:author="Maxime Escourbiac" w:date="2011-03-16T00:57:00Z">
        <w:r w:rsidR="00B4062A">
          <w:t xml:space="preserve"> </w:t>
        </w:r>
      </w:ins>
    </w:p>
    <w:p w14:paraId="3489FF25" w14:textId="4C919373" w:rsidR="00EC58D6" w:rsidRPr="00EC58D6" w:rsidRDefault="00EC58D6">
      <w:pPr>
        <w:widowControl w:val="0"/>
        <w:autoSpaceDE w:val="0"/>
        <w:autoSpaceDN w:val="0"/>
        <w:adjustRightInd w:val="0"/>
        <w:jc w:val="both"/>
        <w:rPr>
          <w:ins w:id="1486" w:author="Maxime Escourbiac" w:date="2011-03-16T03:16:00Z"/>
          <w:rFonts w:eastAsiaTheme="minorEastAsia" w:cs="Cambria"/>
          <w:color w:val="auto"/>
          <w:lang w:eastAsia="ja-JP"/>
          <w:rPrChange w:id="1487" w:author="Maxime Escourbiac" w:date="2011-03-16T03:17:00Z">
            <w:rPr>
              <w:ins w:id="1488" w:author="Maxime Escourbiac" w:date="2011-03-16T03:16:00Z"/>
              <w:rFonts w:eastAsiaTheme="minorEastAsia" w:cs="Cambria"/>
              <w:color w:val="auto"/>
              <w:lang w:val="en-US" w:eastAsia="ja-JP"/>
            </w:rPr>
          </w:rPrChange>
        </w:rPr>
        <w:pPrChange w:id="1489" w:author="Maxime Escourbiac" w:date="2011-03-16T03:16:00Z">
          <w:pPr>
            <w:widowControl w:val="0"/>
            <w:autoSpaceDE w:val="0"/>
            <w:autoSpaceDN w:val="0"/>
            <w:adjustRightInd w:val="0"/>
          </w:pPr>
        </w:pPrChange>
      </w:pPr>
      <w:ins w:id="1490" w:author="Maxime Escourbiac" w:date="2011-03-16T03:16:00Z">
        <w:r w:rsidRPr="00EC58D6">
          <w:rPr>
            <w:rFonts w:eastAsiaTheme="minorEastAsia" w:cs="Cambria"/>
            <w:color w:val="auto"/>
            <w:lang w:eastAsia="ja-JP"/>
            <w:rPrChange w:id="1491" w:author="Maxime Escourbiac" w:date="2011-03-16T03:17:00Z">
              <w:rPr>
                <w:rFonts w:eastAsiaTheme="minorEastAsia" w:cs="Cambria"/>
                <w:color w:val="auto"/>
                <w:lang w:val="en-US" w:eastAsia="ja-JP"/>
              </w:rPr>
            </w:rPrChange>
          </w:rPr>
          <w:t>Notre plus grande difficulté est survenue sur la partie de recherche de normes et de modèle</w:t>
        </w:r>
      </w:ins>
      <w:ins w:id="1492" w:author="Maxime Escourbiac" w:date="2011-03-16T03:17:00Z">
        <w:r>
          <w:rPr>
            <w:rFonts w:eastAsiaTheme="minorEastAsia" w:cs="Cambria"/>
            <w:color w:val="auto"/>
            <w:lang w:eastAsia="ja-JP"/>
          </w:rPr>
          <w:t>s</w:t>
        </w:r>
      </w:ins>
      <w:ins w:id="1493" w:author="Maxime Escourbiac" w:date="2011-03-16T03:16:00Z">
        <w:r w:rsidRPr="00EC58D6">
          <w:rPr>
            <w:rFonts w:eastAsiaTheme="minorEastAsia" w:cs="Cambria"/>
            <w:color w:val="auto"/>
            <w:lang w:eastAsia="ja-JP"/>
            <w:rPrChange w:id="1494" w:author="Maxime Escourbiac" w:date="2011-03-16T03:17:00Z">
              <w:rPr>
                <w:rFonts w:eastAsiaTheme="minorEastAsia" w:cs="Cambria"/>
                <w:color w:val="auto"/>
                <w:lang w:val="en-US" w:eastAsia="ja-JP"/>
              </w:rPr>
            </w:rPrChange>
          </w:rPr>
          <w:t xml:space="preserve"> existant</w:t>
        </w:r>
      </w:ins>
      <w:ins w:id="1495" w:author="Maxime Escourbiac" w:date="2011-03-16T03:17:00Z">
        <w:r>
          <w:rPr>
            <w:rFonts w:eastAsiaTheme="minorEastAsia" w:cs="Cambria"/>
            <w:color w:val="auto"/>
            <w:lang w:eastAsia="ja-JP"/>
          </w:rPr>
          <w:t>s</w:t>
        </w:r>
      </w:ins>
      <w:ins w:id="1496" w:author="Maxime Escourbiac" w:date="2011-03-16T03:16:00Z">
        <w:r w:rsidRPr="00EC58D6">
          <w:rPr>
            <w:rFonts w:eastAsiaTheme="minorEastAsia" w:cs="Cambria"/>
            <w:color w:val="auto"/>
            <w:lang w:eastAsia="ja-JP"/>
            <w:rPrChange w:id="1497" w:author="Maxime Escourbiac" w:date="2011-03-16T03:17:00Z">
              <w:rPr>
                <w:rFonts w:eastAsiaTheme="minorEastAsia" w:cs="Cambria"/>
                <w:color w:val="auto"/>
                <w:lang w:val="en-US" w:eastAsia="ja-JP"/>
              </w:rPr>
            </w:rPrChange>
          </w:rPr>
          <w:t xml:space="preserve">. En effet cette méthodologie étant nouvelle pour nous, les premiers résultats ont été infructueux. Après avoir acquis certaines méthodes de recherche, nous avons pu réaliser une </w:t>
        </w:r>
      </w:ins>
      <w:ins w:id="1498" w:author="Maxime Escourbiac" w:date="2011-03-16T03:18:00Z">
        <w:r w:rsidR="002C6AFF">
          <w:rPr>
            <w:rFonts w:eastAsiaTheme="minorEastAsia" w:cs="Cambria"/>
            <w:color w:val="auto"/>
            <w:lang w:eastAsia="ja-JP"/>
          </w:rPr>
          <w:t>étude</w:t>
        </w:r>
      </w:ins>
      <w:ins w:id="1499" w:author="Maxime Escourbiac" w:date="2011-03-16T03:16:00Z">
        <w:r w:rsidRPr="00EC58D6">
          <w:rPr>
            <w:rFonts w:eastAsiaTheme="minorEastAsia" w:cs="Cambria"/>
            <w:color w:val="auto"/>
            <w:lang w:eastAsia="ja-JP"/>
            <w:rPrChange w:id="1500" w:author="Maxime Escourbiac" w:date="2011-03-16T03:17:00Z">
              <w:rPr>
                <w:rFonts w:eastAsiaTheme="minorEastAsia" w:cs="Cambria"/>
                <w:color w:val="auto"/>
                <w:lang w:val="en-US" w:eastAsia="ja-JP"/>
              </w:rPr>
            </w:rPrChange>
          </w:rPr>
          <w:t xml:space="preserve"> plus précise, et ainsi remarquer que de nombreuses recherches sur la modélisation </w:t>
        </w:r>
        <w:r w:rsidR="006F6D26">
          <w:rPr>
            <w:rFonts w:eastAsiaTheme="minorEastAsia" w:cs="Cambria"/>
            <w:color w:val="auto"/>
            <w:lang w:eastAsia="ja-JP"/>
          </w:rPr>
          <w:t>ont déjà été effectuées quelque</w:t>
        </w:r>
        <w:r w:rsidRPr="00EC58D6">
          <w:rPr>
            <w:rFonts w:eastAsiaTheme="minorEastAsia" w:cs="Cambria"/>
            <w:color w:val="auto"/>
            <w:lang w:eastAsia="ja-JP"/>
            <w:rPrChange w:id="1501" w:author="Maxime Escourbiac" w:date="2011-03-16T03:17:00Z">
              <w:rPr>
                <w:rFonts w:eastAsiaTheme="minorEastAsia" w:cs="Cambria"/>
                <w:color w:val="auto"/>
                <w:lang w:val="en-US" w:eastAsia="ja-JP"/>
              </w:rPr>
            </w:rPrChange>
          </w:rPr>
          <w:t xml:space="preserve"> soit la région du globe, dans de nombreux domaines.</w:t>
        </w:r>
      </w:ins>
    </w:p>
    <w:p w14:paraId="2D0DF147" w14:textId="07D273EE" w:rsidR="00EC58D6" w:rsidRPr="00EC58D6" w:rsidRDefault="00EC58D6">
      <w:pPr>
        <w:widowControl w:val="0"/>
        <w:autoSpaceDE w:val="0"/>
        <w:autoSpaceDN w:val="0"/>
        <w:adjustRightInd w:val="0"/>
        <w:jc w:val="both"/>
        <w:rPr>
          <w:ins w:id="1502" w:author="Maxime Escourbiac" w:date="2011-03-16T03:16:00Z"/>
          <w:rFonts w:eastAsiaTheme="minorEastAsia" w:cs="Cambria"/>
          <w:color w:val="auto"/>
          <w:lang w:eastAsia="ja-JP"/>
          <w:rPrChange w:id="1503" w:author="Maxime Escourbiac" w:date="2011-03-16T03:17:00Z">
            <w:rPr>
              <w:ins w:id="1504" w:author="Maxime Escourbiac" w:date="2011-03-16T03:16:00Z"/>
              <w:rFonts w:eastAsiaTheme="minorEastAsia" w:cs="Cambria"/>
              <w:color w:val="auto"/>
              <w:lang w:val="en-US" w:eastAsia="ja-JP"/>
            </w:rPr>
          </w:rPrChange>
        </w:rPr>
        <w:pPrChange w:id="1505" w:author="Maxime Escourbiac" w:date="2011-03-16T03:16:00Z">
          <w:pPr>
            <w:widowControl w:val="0"/>
            <w:autoSpaceDE w:val="0"/>
            <w:autoSpaceDN w:val="0"/>
            <w:adjustRightInd w:val="0"/>
          </w:pPr>
        </w:pPrChange>
      </w:pPr>
      <w:ins w:id="1506" w:author="Maxime Escourbiac" w:date="2011-03-16T03:16:00Z">
        <w:r w:rsidRPr="00EC58D6">
          <w:rPr>
            <w:rFonts w:eastAsiaTheme="minorEastAsia" w:cs="Cambria"/>
            <w:color w:val="auto"/>
            <w:lang w:eastAsia="ja-JP"/>
            <w:rPrChange w:id="1507" w:author="Maxime Escourbiac" w:date="2011-03-16T03:17:00Z">
              <w:rPr>
                <w:rFonts w:eastAsiaTheme="minorEastAsia" w:cs="Cambria"/>
                <w:color w:val="auto"/>
                <w:lang w:val="en-US" w:eastAsia="ja-JP"/>
              </w:rPr>
            </w:rPrChange>
          </w:rPr>
          <w:t>Pour valider nos résultats, nous avons réalisé une simulation fonctionnelle, remplissant entièrement le cahier des charges que nous avons réalisé</w:t>
        </w:r>
        <w:r w:rsidR="00F631AB">
          <w:rPr>
            <w:rFonts w:eastAsiaTheme="minorEastAsia" w:cs="Cambria"/>
            <w:color w:val="auto"/>
            <w:lang w:eastAsia="ja-JP"/>
          </w:rPr>
          <w:t>, et qui pourrait être complété</w:t>
        </w:r>
        <w:r w:rsidRPr="00EC58D6">
          <w:rPr>
            <w:rFonts w:eastAsiaTheme="minorEastAsia" w:cs="Cambria"/>
            <w:color w:val="auto"/>
            <w:lang w:eastAsia="ja-JP"/>
            <w:rPrChange w:id="1508" w:author="Maxime Escourbiac" w:date="2011-03-16T03:17:00Z">
              <w:rPr>
                <w:rFonts w:eastAsiaTheme="minorEastAsia" w:cs="Cambria"/>
                <w:color w:val="auto"/>
                <w:lang w:val="en-US" w:eastAsia="ja-JP"/>
              </w:rPr>
            </w:rPrChange>
          </w:rPr>
          <w:t xml:space="preserve"> pour complexifier celui-ci.</w:t>
        </w:r>
      </w:ins>
    </w:p>
    <w:p w14:paraId="5521C43E" w14:textId="2FB61A13" w:rsidR="00B4062A" w:rsidRPr="00EC58D6" w:rsidRDefault="00EC58D6">
      <w:pPr>
        <w:jc w:val="both"/>
        <w:rPr>
          <w:ins w:id="1509" w:author="Maxime Escourbiac" w:date="2011-03-16T00:49:00Z"/>
        </w:rPr>
        <w:pPrChange w:id="1510" w:author="Maxime Escourbiac" w:date="2011-03-16T03:16:00Z">
          <w:pPr/>
        </w:pPrChange>
      </w:pPr>
      <w:ins w:id="1511" w:author="Maxime Escourbiac" w:date="2011-03-16T03:16:00Z">
        <w:r w:rsidRPr="00EC58D6">
          <w:rPr>
            <w:rFonts w:eastAsiaTheme="minorEastAsia" w:cs="Cambria"/>
            <w:color w:val="auto"/>
            <w:lang w:eastAsia="ja-JP"/>
            <w:rPrChange w:id="1512" w:author="Maxime Escourbiac" w:date="2011-03-16T03:17:00Z">
              <w:rPr>
                <w:rFonts w:eastAsiaTheme="minorEastAsia" w:cs="Cambria"/>
                <w:color w:val="auto"/>
                <w:lang w:val="en-US" w:eastAsia="ja-JP"/>
              </w:rPr>
            </w:rPrChange>
          </w:rPr>
          <w:t>L’ensemble de notre documentation produite peut donc servir pour la  recherche et une proposition d’un nouveau modèle plus performant, permettant de corriger les défauts que nous avons remontés.</w:t>
        </w:r>
      </w:ins>
    </w:p>
    <w:p w14:paraId="607C0381" w14:textId="6FB4A1D1" w:rsidR="00410996" w:rsidRDefault="00410996">
      <w:pPr>
        <w:rPr>
          <w:ins w:id="1513" w:author="Maxime Escourbiac" w:date="2011-03-16T01:33:00Z"/>
        </w:rPr>
      </w:pPr>
    </w:p>
    <w:p w14:paraId="25A6F91A" w14:textId="77777777" w:rsidR="00F36987" w:rsidRDefault="00F36987">
      <w:pPr>
        <w:rPr>
          <w:ins w:id="1514" w:author="Maxime Escourbiac" w:date="2011-03-16T01:38:00Z"/>
        </w:rPr>
      </w:pPr>
    </w:p>
    <w:p w14:paraId="7E0648EB" w14:textId="77777777" w:rsidR="00F26170" w:rsidRDefault="00F26170">
      <w:pPr>
        <w:rPr>
          <w:ins w:id="1515" w:author="Maxime Escourbiac" w:date="2011-03-16T01:38:00Z"/>
        </w:rPr>
      </w:pPr>
    </w:p>
    <w:p w14:paraId="52286677" w14:textId="77777777" w:rsidR="00F26170" w:rsidRDefault="00F26170">
      <w:pPr>
        <w:rPr>
          <w:ins w:id="1516" w:author="Maxime Escourbiac" w:date="2011-03-16T01:38:00Z"/>
        </w:rPr>
      </w:pPr>
    </w:p>
    <w:p w14:paraId="72EFD040" w14:textId="77777777" w:rsidR="00F26170" w:rsidRDefault="00F26170">
      <w:pPr>
        <w:rPr>
          <w:ins w:id="1517" w:author="Maxime Escourbiac" w:date="2011-03-16T01:38:00Z"/>
        </w:rPr>
      </w:pPr>
    </w:p>
    <w:p w14:paraId="75150C1A" w14:textId="77777777" w:rsidR="00F26170" w:rsidRDefault="00F26170">
      <w:pPr>
        <w:rPr>
          <w:ins w:id="1518" w:author="Maxime Escourbiac" w:date="2011-03-16T01:38:00Z"/>
        </w:rPr>
      </w:pPr>
    </w:p>
    <w:p w14:paraId="4D2597BA" w14:textId="751FAF79" w:rsidR="00F26170" w:rsidRPr="00621785" w:rsidRDefault="000F60A6">
      <w:pPr>
        <w:pStyle w:val="Title"/>
        <w:rPr>
          <w:ins w:id="1519" w:author="Maxime Escourbiac" w:date="2011-03-16T01:38:00Z"/>
        </w:rPr>
        <w:pPrChange w:id="1520" w:author="Maxime Escourbiac" w:date="2011-03-16T01:39:00Z">
          <w:pPr/>
        </w:pPrChange>
      </w:pPr>
      <w:ins w:id="1521" w:author="Maxime Escourbiac" w:date="2011-03-16T02:31:00Z">
        <w:r>
          <w:rPr>
            <w:rFonts w:ascii="Cambria" w:eastAsia="ヒラギノ角ゴ Pro W3" w:hAnsi="Cambria" w:cs="Times New Roman"/>
            <w:color w:val="000000"/>
            <w:spacing w:val="0"/>
            <w:kern w:val="0"/>
            <w:sz w:val="24"/>
            <w:szCs w:val="24"/>
          </w:rPr>
          <w:br/>
        </w:r>
        <w:r>
          <w:br/>
        </w:r>
      </w:ins>
      <w:ins w:id="1522" w:author="Maxime Escourbiac" w:date="2011-03-16T01:38:00Z">
        <w:r w:rsidR="00F26170">
          <w:lastRenderedPageBreak/>
          <w:t>IV Réalisation d’une simulation d</w:t>
        </w:r>
      </w:ins>
      <w:ins w:id="1523" w:author="Maxime Escourbiac" w:date="2011-03-16T01:39:00Z">
        <w:r w:rsidR="00F26170">
          <w:t>’un</w:t>
        </w:r>
      </w:ins>
      <w:ins w:id="1524" w:author="Maxime Escourbiac" w:date="2011-03-16T01:38:00Z">
        <w:r w:rsidR="00F26170">
          <w:t xml:space="preserve"> réseau ferré</w:t>
        </w:r>
      </w:ins>
    </w:p>
    <w:p w14:paraId="00D86A15" w14:textId="77777777" w:rsidR="007D032B" w:rsidRDefault="007D032B">
      <w:pPr>
        <w:pStyle w:val="Heading1"/>
        <w:rPr>
          <w:ins w:id="1525" w:author="Maxime Escourbiac" w:date="2011-03-16T01:48:00Z"/>
        </w:rPr>
        <w:pPrChange w:id="1526" w:author="Maxime Escourbiac" w:date="2011-03-16T01:39:00Z">
          <w:pPr>
            <w:pStyle w:val="NoSpacing"/>
          </w:pPr>
        </w:pPrChange>
      </w:pPr>
    </w:p>
    <w:p w14:paraId="012588C5" w14:textId="4362E441" w:rsidR="00F26170" w:rsidRDefault="007D032B">
      <w:pPr>
        <w:pStyle w:val="Heading1"/>
        <w:rPr>
          <w:ins w:id="1527" w:author="Maxime Escourbiac" w:date="2011-03-16T01:40:00Z"/>
        </w:rPr>
        <w:pPrChange w:id="1528" w:author="Maxime Escourbiac" w:date="2011-03-16T01:39:00Z">
          <w:pPr>
            <w:pStyle w:val="NoSpacing"/>
          </w:pPr>
        </w:pPrChange>
      </w:pPr>
      <w:ins w:id="1529" w:author="Maxime Escourbiac" w:date="2011-03-16T01:48:00Z">
        <w:r>
          <w:t>IV</w:t>
        </w:r>
      </w:ins>
      <w:ins w:id="1530" w:author="Maxime Escourbiac" w:date="2011-03-16T01:38:00Z">
        <w:r w:rsidR="00F26170">
          <w:t>.1 Cahier des charges :</w:t>
        </w:r>
      </w:ins>
    </w:p>
    <w:p w14:paraId="12E8E8B0" w14:textId="77777777" w:rsidR="00F26170" w:rsidRDefault="00F26170" w:rsidP="00F26170">
      <w:pPr>
        <w:pStyle w:val="NoSpacing"/>
        <w:rPr>
          <w:rFonts w:ascii="Cambria" w:hAnsi="Cambria"/>
        </w:rPr>
      </w:pPr>
    </w:p>
    <w:p w14:paraId="096A5411" w14:textId="77777777" w:rsidR="007D032B" w:rsidRDefault="007D032B">
      <w:pPr>
        <w:jc w:val="both"/>
        <w:rPr>
          <w:ins w:id="1531" w:author="Maxime Escourbiac" w:date="2011-03-16T01:48:00Z"/>
        </w:rPr>
        <w:pPrChange w:id="1532" w:author="Maxime Escourbiac" w:date="2011-03-16T01:40:00Z">
          <w:pPr>
            <w:pStyle w:val="NoSpacing"/>
          </w:pPr>
        </w:pPrChange>
      </w:pPr>
    </w:p>
    <w:p w14:paraId="17FC8CAA" w14:textId="77777777" w:rsidR="00F26170" w:rsidRDefault="00F26170">
      <w:pPr>
        <w:jc w:val="both"/>
        <w:rPr>
          <w:ins w:id="1533" w:author="Maxime Escourbiac" w:date="2011-03-16T01:38:00Z"/>
        </w:rPr>
        <w:pPrChange w:id="1534" w:author="Maxime Escourbiac" w:date="2011-03-16T01:40:00Z">
          <w:pPr>
            <w:pStyle w:val="NoSpacing"/>
          </w:pPr>
        </w:pPrChange>
      </w:pPr>
      <w:ins w:id="1535" w:author="Maxime Escourbiac" w:date="2011-03-16T01:38:00Z">
        <w:r>
          <w:t>Une fois l’étude du modèle réalisée, il nous a été demandé de réaliser une simulation utilisant une version simplifiée de celui-ci, dans le but d’appliquer nos connaissances, et de valider nos conclusions. N’ayant pas d’instruction particulière, nous avons donc décidé de fixer le cahier des charges suivant :</w:t>
        </w:r>
      </w:ins>
    </w:p>
    <w:p w14:paraId="6178A6C0" w14:textId="77777777" w:rsidR="00F26170" w:rsidRDefault="00F26170">
      <w:pPr>
        <w:jc w:val="both"/>
        <w:rPr>
          <w:ins w:id="1536" w:author="Maxime Escourbiac" w:date="2011-03-16T01:38:00Z"/>
        </w:rPr>
        <w:pPrChange w:id="1537" w:author="Maxime Escourbiac" w:date="2011-03-16T01:40:00Z">
          <w:pPr/>
        </w:pPrChange>
      </w:pPr>
      <w:ins w:id="1538" w:author="Maxime Escourbiac" w:date="2011-03-16T01:38:00Z">
        <w:r>
          <w:t>-La simulation sera représentée en graphe macroscopique (description agrégée du réseau ferré). Les gares représenteront des nœuds, et les voies des arrêtes.</w:t>
        </w:r>
      </w:ins>
    </w:p>
    <w:p w14:paraId="6CA1FDD9" w14:textId="77777777" w:rsidR="00F26170" w:rsidRDefault="00F26170">
      <w:pPr>
        <w:jc w:val="both"/>
        <w:rPr>
          <w:ins w:id="1539" w:author="Maxime Escourbiac" w:date="2011-03-16T01:38:00Z"/>
        </w:rPr>
        <w:pPrChange w:id="1540" w:author="Maxime Escourbiac" w:date="2011-03-16T01:40:00Z">
          <w:pPr/>
        </w:pPrChange>
      </w:pPr>
      <w:ins w:id="1541" w:author="Maxime Escourbiac" w:date="2011-03-16T01:38:00Z">
        <w:r>
          <w:t>-L’application sera modulable, c’est à dire que l’on pourra ajouter d’autres éléments facilement à notre modèle.</w:t>
        </w:r>
      </w:ins>
    </w:p>
    <w:p w14:paraId="1D944F77" w14:textId="77777777" w:rsidR="00F26170" w:rsidRDefault="00F26170">
      <w:pPr>
        <w:jc w:val="both"/>
        <w:rPr>
          <w:ins w:id="1542" w:author="Maxime Escourbiac" w:date="2011-03-16T01:38:00Z"/>
        </w:rPr>
        <w:pPrChange w:id="1543" w:author="Maxime Escourbiac" w:date="2011-03-16T01:40:00Z">
          <w:pPr/>
        </w:pPrChange>
      </w:pPr>
      <w:ins w:id="1544" w:author="Maxime Escourbiac" w:date="2011-03-16T01:38:00Z">
        <w:r>
          <w:t>-Une gestion des collisions sera réalisée pour éviter que les trains se percutent.</w:t>
        </w:r>
      </w:ins>
    </w:p>
    <w:p w14:paraId="5DB955C8" w14:textId="77777777" w:rsidR="00F26170" w:rsidRDefault="00F26170">
      <w:pPr>
        <w:jc w:val="both"/>
        <w:rPr>
          <w:ins w:id="1545" w:author="Maxime Escourbiac" w:date="2011-03-16T01:38:00Z"/>
        </w:rPr>
        <w:pPrChange w:id="1546" w:author="Maxime Escourbiac" w:date="2011-03-16T01:40:00Z">
          <w:pPr/>
        </w:pPrChange>
      </w:pPr>
      <w:ins w:id="1547" w:author="Maxime Escourbiac" w:date="2011-03-16T01:38:00Z">
        <w:r>
          <w:t xml:space="preserve">-Une gestion des pannes. Un train pourra tomber en panne, puis être </w:t>
        </w:r>
        <w:proofErr w:type="gramStart"/>
        <w:r>
          <w:t>redémarrer</w:t>
        </w:r>
        <w:proofErr w:type="gramEnd"/>
        <w:r>
          <w:t>. Les autres trains devront réagir en conséquence pour qu’il n’y ait pas d’accident.</w:t>
        </w:r>
      </w:ins>
    </w:p>
    <w:p w14:paraId="2A1CB36C" w14:textId="77777777" w:rsidR="00F26170" w:rsidRDefault="00F26170">
      <w:pPr>
        <w:jc w:val="both"/>
        <w:rPr>
          <w:ins w:id="1548" w:author="Maxime Escourbiac" w:date="2011-03-16T01:38:00Z"/>
        </w:rPr>
        <w:pPrChange w:id="1549" w:author="Maxime Escourbiac" w:date="2011-03-16T01:40:00Z">
          <w:pPr/>
        </w:pPrChange>
      </w:pPr>
      <w:ins w:id="1550" w:author="Maxime Escourbiac" w:date="2011-03-16T01:38:00Z">
        <w:r>
          <w:t>-Pour les changements de caractéristiques, la vitesse des trains pourra être modifiée sur un point particulier du réseau.</w:t>
        </w:r>
      </w:ins>
    </w:p>
    <w:p w14:paraId="2A1C00F1" w14:textId="77777777" w:rsidR="00F26170" w:rsidRDefault="00F26170">
      <w:pPr>
        <w:jc w:val="both"/>
        <w:rPr>
          <w:ins w:id="1551" w:author="Maxime Escourbiac" w:date="2011-03-16T01:38:00Z"/>
        </w:rPr>
        <w:pPrChange w:id="1552" w:author="Maxime Escourbiac" w:date="2011-03-16T01:40:00Z">
          <w:pPr/>
        </w:pPrChange>
      </w:pPr>
      <w:ins w:id="1553" w:author="Maxime Escourbiac" w:date="2011-03-16T01:38:00Z">
        <w:r>
          <w:t>-Il n’y aura pas d’optimisation de planning de trains. Il sera choisi aléatoirement, et de façon à générer des conflits entre trains.</w:t>
        </w:r>
      </w:ins>
    </w:p>
    <w:p w14:paraId="0F5CD4B4" w14:textId="77777777" w:rsidR="00F26170" w:rsidRDefault="00F26170">
      <w:pPr>
        <w:jc w:val="both"/>
        <w:rPr>
          <w:ins w:id="1554" w:author="Maxime Escourbiac" w:date="2011-03-16T01:38:00Z"/>
        </w:rPr>
        <w:pPrChange w:id="1555" w:author="Maxime Escourbiac" w:date="2011-03-16T01:40:00Z">
          <w:pPr/>
        </w:pPrChange>
      </w:pPr>
      <w:ins w:id="1556" w:author="Maxime Escourbiac" w:date="2011-03-16T01:38:00Z">
        <w:r>
          <w:t>-L’implémentation sera faite en C# avec Visual Studio 2010 avec une interface graphique   en GDI+. Ce langage a été utilisé pour sa facilité de création d’interface graphique simple.</w:t>
        </w:r>
      </w:ins>
    </w:p>
    <w:p w14:paraId="7758A4E0" w14:textId="77777777" w:rsidR="00F26170" w:rsidRPr="00621785" w:rsidRDefault="00F26170">
      <w:pPr>
        <w:jc w:val="both"/>
        <w:rPr>
          <w:ins w:id="1557" w:author="Maxime Escourbiac" w:date="2011-03-16T01:38:00Z"/>
          <w:b/>
        </w:rPr>
        <w:pPrChange w:id="1558" w:author="Maxime Escourbiac" w:date="2011-03-16T01:40:00Z">
          <w:pPr/>
        </w:pPrChange>
      </w:pPr>
      <w:ins w:id="1559" w:author="Maxime Escourbiac" w:date="2011-03-16T01:38:00Z">
        <w:r w:rsidRPr="00621785">
          <w:t>-</w:t>
        </w:r>
        <w:r>
          <w:t>L</w:t>
        </w:r>
        <w:r w:rsidRPr="00621785">
          <w:t>e modèle sera simplifié.</w:t>
        </w:r>
        <w:r>
          <w:t xml:space="preserve"> Beaucoup de caractéristiques sur le matériel de train nous étant inconnues, il était inutile d’implémenter ses classes.</w:t>
        </w:r>
      </w:ins>
    </w:p>
    <w:p w14:paraId="1EBA1B04" w14:textId="77777777" w:rsidR="00F26170" w:rsidRDefault="00F26170" w:rsidP="00F26170">
      <w:pPr>
        <w:pStyle w:val="NoSpacing"/>
        <w:ind w:left="700"/>
        <w:rPr>
          <w:ins w:id="1560" w:author="Maxime Escourbiac" w:date="2011-03-16T01:38:00Z"/>
        </w:rPr>
      </w:pPr>
    </w:p>
    <w:p w14:paraId="64AB22D2" w14:textId="77777777" w:rsidR="00F26170" w:rsidRDefault="00F26170" w:rsidP="00F26170">
      <w:pPr>
        <w:pStyle w:val="NoSpacing"/>
        <w:ind w:left="700"/>
        <w:rPr>
          <w:ins w:id="1561" w:author="Maxime Escourbiac" w:date="2011-03-16T01:38:00Z"/>
        </w:rPr>
      </w:pPr>
    </w:p>
    <w:p w14:paraId="1463BF3D" w14:textId="77777777" w:rsidR="00F26170" w:rsidRDefault="00F26170" w:rsidP="00F26170">
      <w:pPr>
        <w:pStyle w:val="NoSpacing"/>
        <w:ind w:left="700"/>
        <w:rPr>
          <w:ins w:id="1562" w:author="Maxime Escourbiac" w:date="2011-03-16T01:38:00Z"/>
        </w:rPr>
      </w:pPr>
    </w:p>
    <w:p w14:paraId="51AC3EAE" w14:textId="77777777" w:rsidR="00F26170" w:rsidRDefault="00F26170" w:rsidP="00F26170">
      <w:pPr>
        <w:pStyle w:val="NoSpacing"/>
        <w:ind w:left="700"/>
        <w:rPr>
          <w:ins w:id="1563" w:author="Maxime Escourbiac" w:date="2011-03-16T01:38:00Z"/>
        </w:rPr>
      </w:pPr>
    </w:p>
    <w:p w14:paraId="57ED89E7" w14:textId="77777777" w:rsidR="00F26170" w:rsidRDefault="00F26170" w:rsidP="00F26170">
      <w:pPr>
        <w:pStyle w:val="NoSpacing"/>
        <w:ind w:left="700"/>
        <w:rPr>
          <w:ins w:id="1564" w:author="Maxime Escourbiac" w:date="2011-03-16T01:38:00Z"/>
        </w:rPr>
      </w:pPr>
    </w:p>
    <w:p w14:paraId="4ED043F3" w14:textId="77777777" w:rsidR="00F26170" w:rsidRDefault="00F26170" w:rsidP="00F26170">
      <w:pPr>
        <w:pStyle w:val="NoSpacing"/>
        <w:rPr>
          <w:ins w:id="1565" w:author="Maxime Escourbiac" w:date="2011-03-16T01:38:00Z"/>
        </w:rPr>
      </w:pPr>
    </w:p>
    <w:p w14:paraId="26CBA3BC" w14:textId="77777777" w:rsidR="00F26170" w:rsidRDefault="00F26170" w:rsidP="00F26170">
      <w:pPr>
        <w:pStyle w:val="NoSpacing"/>
        <w:rPr>
          <w:ins w:id="1566" w:author="Maxime Escourbiac" w:date="2011-03-16T01:38:00Z"/>
        </w:rPr>
      </w:pPr>
    </w:p>
    <w:p w14:paraId="6D5530B2" w14:textId="77777777" w:rsidR="00F26170" w:rsidRDefault="00F26170" w:rsidP="00F26170">
      <w:pPr>
        <w:pStyle w:val="NoSpacing"/>
        <w:rPr>
          <w:ins w:id="1567" w:author="Maxime Escourbiac" w:date="2011-03-16T01:38:00Z"/>
        </w:rPr>
      </w:pPr>
    </w:p>
    <w:p w14:paraId="783A0EDA" w14:textId="77777777" w:rsidR="00F26170" w:rsidRDefault="00F26170" w:rsidP="00F26170">
      <w:pPr>
        <w:pStyle w:val="NoSpacing"/>
        <w:rPr>
          <w:ins w:id="1568" w:author="Maxime Escourbiac" w:date="2011-03-16T01:38:00Z"/>
        </w:rPr>
      </w:pPr>
    </w:p>
    <w:p w14:paraId="6658BA81" w14:textId="77777777" w:rsidR="00F26170" w:rsidRDefault="00F26170" w:rsidP="00F26170">
      <w:pPr>
        <w:pStyle w:val="NoSpacing"/>
        <w:rPr>
          <w:ins w:id="1569" w:author="Maxime Escourbiac" w:date="2011-03-16T01:38:00Z"/>
        </w:rPr>
      </w:pPr>
    </w:p>
    <w:p w14:paraId="11D36B38" w14:textId="2F2706AC" w:rsidR="00F26170" w:rsidRDefault="007D032B">
      <w:pPr>
        <w:pStyle w:val="Heading1"/>
        <w:rPr>
          <w:ins w:id="1570" w:author="Maxime Escourbiac" w:date="2011-03-16T01:38:00Z"/>
        </w:rPr>
        <w:pPrChange w:id="1571" w:author="Maxime Escourbiac" w:date="2011-03-16T01:41:00Z">
          <w:pPr>
            <w:pStyle w:val="NoSpacing"/>
            <w:ind w:left="700"/>
          </w:pPr>
        </w:pPrChange>
      </w:pPr>
      <w:ins w:id="1572" w:author="Maxime Escourbiac" w:date="2011-03-16T01:48:00Z">
        <w:r>
          <w:lastRenderedPageBreak/>
          <w:t>IV</w:t>
        </w:r>
      </w:ins>
      <w:ins w:id="1573" w:author="Maxime Escourbiac" w:date="2011-03-16T01:38:00Z">
        <w:r>
          <w:t>.2</w:t>
        </w:r>
        <w:r w:rsidR="00F26170">
          <w:t xml:space="preserve"> Modèle retenu pour notre simulation :</w:t>
        </w:r>
      </w:ins>
    </w:p>
    <w:p w14:paraId="76C4FDC9" w14:textId="77777777" w:rsidR="00F26170" w:rsidRPr="00621785" w:rsidRDefault="00F26170" w:rsidP="00F26170">
      <w:pPr>
        <w:pStyle w:val="NoSpacing"/>
        <w:ind w:left="700"/>
        <w:rPr>
          <w:ins w:id="1574" w:author="Maxime Escourbiac" w:date="2011-03-16T01:38:00Z"/>
          <w:b/>
        </w:rPr>
      </w:pPr>
    </w:p>
    <w:p w14:paraId="7E48FBEE" w14:textId="77777777" w:rsidR="00F26170" w:rsidRDefault="00F26170" w:rsidP="00F26170">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ins w:id="1575" w:author="Maxime Escourbiac" w:date="2011-03-16T01:38:00Z"/>
        </w:rPr>
      </w:pPr>
      <w:ins w:id="1576" w:author="Maxime Escourbiac" w:date="2011-03-16T01:38:00Z">
        <w:r>
          <w:rPr>
            <w:noProof/>
            <w:lang w:val="en-US" w:eastAsia="en-US"/>
            <w:rPrChange w:id="1577">
              <w:rPr>
                <w:rFonts w:asciiTheme="minorHAnsi" w:hAnsiTheme="minorHAnsi"/>
                <w:b w:val="0"/>
                <w:noProof/>
                <w:color w:val="000000"/>
                <w:sz w:val="24"/>
                <w:szCs w:val="24"/>
                <w:lang w:val="en-US" w:eastAsia="en-US"/>
              </w:rPr>
            </w:rPrChange>
          </w:rPr>
          <w:drawing>
            <wp:inline distT="0" distB="0" distL="0" distR="0" wp14:anchorId="5B012CA2" wp14:editId="571A16B0">
              <wp:extent cx="5848350" cy="372408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odele.PNG"/>
                      <pic:cNvPicPr/>
                    </pic:nvPicPr>
                    <pic:blipFill>
                      <a:blip r:embed="rId76">
                        <a:extLst>
                          <a:ext uri="{28A0092B-C50C-407E-A947-70E740481C1C}">
                            <a14:useLocalDpi xmlns:a14="http://schemas.microsoft.com/office/drawing/2010/main" val="0"/>
                          </a:ext>
                        </a:extLst>
                      </a:blip>
                      <a:stretch>
                        <a:fillRect/>
                      </a:stretch>
                    </pic:blipFill>
                    <pic:spPr>
                      <a:xfrm>
                        <a:off x="0" y="0"/>
                        <a:ext cx="5852223" cy="3726548"/>
                      </a:xfrm>
                      <a:prstGeom prst="rect">
                        <a:avLst/>
                      </a:prstGeom>
                    </pic:spPr>
                  </pic:pic>
                </a:graphicData>
              </a:graphic>
            </wp:inline>
          </w:drawing>
        </w:r>
      </w:ins>
    </w:p>
    <w:p w14:paraId="50F5D9AA" w14:textId="4C95868E" w:rsidR="00F26170" w:rsidRDefault="003327B1" w:rsidP="00F26170">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ins w:id="1578" w:author="Maxime Escourbiac" w:date="2011-03-16T01:38:00Z"/>
        </w:rPr>
      </w:pPr>
      <w:ins w:id="1579" w:author="Maxime Escourbiac" w:date="2011-03-16T01:41:00Z">
        <w:r>
          <w:rPr>
            <w:noProof/>
            <w:lang w:val="en-US" w:eastAsia="en-US"/>
            <w:rPrChange w:id="1580">
              <w:rPr>
                <w:rFonts w:asciiTheme="minorHAnsi" w:hAnsiTheme="minorHAnsi"/>
                <w:b w:val="0"/>
                <w:noProof/>
                <w:color w:val="000000"/>
                <w:sz w:val="24"/>
                <w:szCs w:val="24"/>
                <w:lang w:val="en-US" w:eastAsia="en-US"/>
              </w:rPr>
            </w:rPrChange>
          </w:rPr>
          <mc:AlternateContent>
            <mc:Choice Requires="wps">
              <w:drawing>
                <wp:anchor distT="152400" distB="152400" distL="152400" distR="152400" simplePos="0" relativeHeight="251728896" behindDoc="0" locked="0" layoutInCell="1" allowOverlap="1" wp14:anchorId="71E8ECC3" wp14:editId="476960B1">
                  <wp:simplePos x="0" y="0"/>
                  <wp:positionH relativeFrom="page">
                    <wp:posOffset>3185795</wp:posOffset>
                  </wp:positionH>
                  <wp:positionV relativeFrom="page">
                    <wp:posOffset>5243195</wp:posOffset>
                  </wp:positionV>
                  <wp:extent cx="1600200" cy="228600"/>
                  <wp:effectExtent l="0" t="0" r="0" b="0"/>
                  <wp:wrapSquare wrapText="bothSides"/>
                  <wp:docPr id="6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8774866" w14:textId="6504FC9B" w:rsidR="00031A40" w:rsidRDefault="00031A40">
                              <w:pPr>
                                <w:pStyle w:val="Formatlibre"/>
                                <w:tabs>
                                  <w:tab w:val="left" w:pos="567"/>
                                  <w:tab w:val="left" w:pos="1134"/>
                                  <w:tab w:val="left" w:pos="1701"/>
                                  <w:tab w:val="left" w:pos="2268"/>
                                  <w:tab w:val="left" w:pos="2835"/>
                                  <w:tab w:val="left" w:pos="3402"/>
                                  <w:tab w:val="left" w:pos="3969"/>
                                  <w:tab w:val="left" w:pos="4535"/>
                                </w:tabs>
                                <w:jc w:val="center"/>
                                <w:rPr>
                                  <w:rFonts w:ascii="Times New Roman" w:eastAsia="Times New Roman" w:hAnsi="Times New Roman"/>
                                  <w:color w:val="auto"/>
                                  <w:sz w:val="20"/>
                                  <w:lang w:bidi="x-none"/>
                                </w:rPr>
                                <w:pPrChange w:id="1581" w:author="Maxime Escourbiac" w:date="2011-03-16T01:43:00Z">
                                  <w:pPr>
                                    <w:pStyle w:val="Formatlibre"/>
                                    <w:tabs>
                                      <w:tab w:val="left" w:pos="567"/>
                                      <w:tab w:val="left" w:pos="1134"/>
                                      <w:tab w:val="left" w:pos="1701"/>
                                      <w:tab w:val="left" w:pos="2268"/>
                                      <w:tab w:val="left" w:pos="2835"/>
                                      <w:tab w:val="left" w:pos="3402"/>
                                      <w:tab w:val="left" w:pos="3969"/>
                                      <w:tab w:val="left" w:pos="4535"/>
                                    </w:tabs>
                                  </w:pPr>
                                </w:pPrChange>
                              </w:pPr>
                              <w:proofErr w:type="spellStart"/>
                              <w:proofErr w:type="gramStart"/>
                              <w:r>
                                <w:t>fig</w:t>
                              </w:r>
                              <w:proofErr w:type="spellEnd"/>
                              <w:proofErr w:type="gramEnd"/>
                              <w:r>
                                <w:t xml:space="preserve"> </w:t>
                              </w:r>
                              <w:del w:id="1582" w:author="Maxime Escourbiac" w:date="2011-03-14T02:50:00Z">
                                <w:r w:rsidDel="00731D86">
                                  <w:delText>TODO</w:delText>
                                </w:r>
                              </w:del>
                              <w:ins w:id="1583" w:author="Maxime Escourbiac" w:date="2011-03-14T20:11:00Z">
                                <w:r>
                                  <w:t>28</w:t>
                                </w:r>
                              </w:ins>
                              <w:r>
                                <w:t xml:space="preserve">: </w:t>
                              </w:r>
                              <w:del w:id="1584" w:author="Maxime Escourbiac" w:date="2011-03-16T01:42:00Z">
                                <w:r w:rsidDel="007D032B">
                                  <w:delText xml:space="preserve">Partie du diagramme </w:delText>
                                </w:r>
                              </w:del>
                              <w:del w:id="1585" w:author="Maxime Escourbiac" w:date="2011-03-15T00:00:00Z">
                                <w:r w:rsidDel="00B37634">
                                  <w:delText>I</w:delText>
                                </w:r>
                              </w:del>
                              <w:del w:id="1586" w:author="Maxime Escourbiac" w:date="2011-03-16T01:42:00Z">
                                <w:r w:rsidDel="007D032B">
                                  <w:delText>ML sur les infrastructures</w:delText>
                                </w:r>
                              </w:del>
                              <w:ins w:id="1587" w:author="Maxime Escourbiac" w:date="2011-03-16T01:42:00Z">
                                <w:r>
                                  <w:t>Modèle de la simulation</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0" style="position:absolute;margin-left:250.85pt;margin-top:412.85pt;width:126pt;height:18pt;z-index:25172889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" filled="f" stroked="f" strokeweight="1pt">
                  <v:path arrowok="t"/>
                  <v:textbox inset="0,0,0,0">
                    <w:txbxContent>
                      <w:p w14:paraId="78774866" w14:textId="6504FC9B" w:rsidR="00031A40" w:rsidRDefault="00031A40" w:rsidP="007D032B">
                        <w:pPr>
                          <w:pStyle w:val="Formatlibre"/>
                          <w:tabs>
                            <w:tab w:val="left" w:pos="567"/>
                            <w:tab w:val="left" w:pos="1134"/>
                            <w:tab w:val="left" w:pos="1701"/>
                            <w:tab w:val="left" w:pos="2268"/>
                            <w:tab w:val="left" w:pos="2835"/>
                            <w:tab w:val="left" w:pos="3402"/>
                            <w:tab w:val="left" w:pos="3969"/>
                            <w:tab w:val="left" w:pos="4535"/>
                          </w:tabs>
                          <w:jc w:val="center"/>
                          <w:rPr>
                            <w:rFonts w:ascii="Times New Roman" w:eastAsia="Times New Roman" w:hAnsi="Times New Roman"/>
                            <w:color w:val="auto"/>
                            <w:sz w:val="20"/>
                            <w:lang w:bidi="x-none"/>
                          </w:rPr>
                          <w:pPrChange w:id="1612" w:author="Maxime Escourbiac" w:date="2011-03-16T01:43:00Z">
                            <w:pPr>
                              <w:pStyle w:val="Formatlibre"/>
                              <w:tabs>
                                <w:tab w:val="left" w:pos="567"/>
                                <w:tab w:val="left" w:pos="1134"/>
                                <w:tab w:val="left" w:pos="1701"/>
                                <w:tab w:val="left" w:pos="2268"/>
                                <w:tab w:val="left" w:pos="2835"/>
                                <w:tab w:val="left" w:pos="3402"/>
                                <w:tab w:val="left" w:pos="3969"/>
                                <w:tab w:val="left" w:pos="4535"/>
                              </w:tabs>
                            </w:pPr>
                          </w:pPrChange>
                        </w:pPr>
                        <w:r>
                          <w:t xml:space="preserve">fig </w:t>
                        </w:r>
                        <w:del w:id="1613" w:author="Maxime Escourbiac" w:date="2011-03-14T02:50:00Z">
                          <w:r w:rsidDel="00731D86">
                            <w:delText>TODO</w:delText>
                          </w:r>
                        </w:del>
                        <w:ins w:id="1614" w:author="Maxime Escourbiac" w:date="2011-03-14T20:11:00Z">
                          <w:r>
                            <w:t>28</w:t>
                          </w:r>
                        </w:ins>
                        <w:r>
                          <w:t xml:space="preserve">: </w:t>
                        </w:r>
                        <w:del w:id="1615" w:author="Maxime Escourbiac" w:date="2011-03-16T01:42:00Z">
                          <w:r w:rsidDel="007D032B">
                            <w:delText xml:space="preserve">Partie du diagramme </w:delText>
                          </w:r>
                        </w:del>
                        <w:del w:id="1616" w:author="Maxime Escourbiac" w:date="2011-03-15T00:00:00Z">
                          <w:r w:rsidDel="00B37634">
                            <w:delText>I</w:delText>
                          </w:r>
                        </w:del>
                        <w:del w:id="1617" w:author="Maxime Escourbiac" w:date="2011-03-16T01:42:00Z">
                          <w:r w:rsidDel="007D032B">
                            <w:delText>ML sur les infrastructures</w:delText>
                          </w:r>
                        </w:del>
                        <w:ins w:id="1618" w:author="Maxime Escourbiac" w:date="2011-03-16T01:42:00Z">
                          <w:r>
                            <w:t>Modèle de la simulation</w:t>
                          </w:r>
                        </w:ins>
                      </w:p>
                    </w:txbxContent>
                  </v:textbox>
                  <w10:wrap type="square" anchorx="page" anchory="page"/>
                </v:rect>
              </w:pict>
            </mc:Fallback>
          </mc:AlternateContent>
        </w:r>
      </w:ins>
    </w:p>
    <w:p w14:paraId="5DF24284" w14:textId="2CB59157" w:rsidR="003327B1" w:rsidRDefault="003327B1" w:rsidP="00F26170">
      <w:pPr>
        <w:pStyle w:val="NoSpacing"/>
        <w:rPr>
          <w:ins w:id="1588" w:author="Maxime Escourbiac" w:date="2011-03-16T01:41:00Z"/>
        </w:rPr>
      </w:pPr>
    </w:p>
    <w:p w14:paraId="5FDE0D0F" w14:textId="77777777" w:rsidR="003327B1" w:rsidRDefault="003327B1" w:rsidP="00F26170">
      <w:pPr>
        <w:pStyle w:val="NoSpacing"/>
        <w:rPr>
          <w:ins w:id="1589" w:author="Maxime Escourbiac" w:date="2011-03-16T01:42:00Z"/>
        </w:rPr>
      </w:pPr>
    </w:p>
    <w:p w14:paraId="64A7E6E4" w14:textId="77777777" w:rsidR="003327B1" w:rsidRDefault="003327B1" w:rsidP="00F26170">
      <w:pPr>
        <w:pStyle w:val="NoSpacing"/>
        <w:rPr>
          <w:ins w:id="1590" w:author="Maxime Escourbiac" w:date="2011-03-16T01:42:00Z"/>
        </w:rPr>
      </w:pPr>
    </w:p>
    <w:p w14:paraId="02AC2082" w14:textId="77777777" w:rsidR="00F26170" w:rsidRDefault="00F26170">
      <w:pPr>
        <w:jc w:val="both"/>
        <w:rPr>
          <w:ins w:id="1591" w:author="Maxime Escourbiac" w:date="2011-03-16T01:38:00Z"/>
        </w:rPr>
        <w:pPrChange w:id="1592" w:author="Maxime Escourbiac" w:date="2011-03-16T01:47:00Z">
          <w:pPr>
            <w:pStyle w:val="NoSpacing"/>
          </w:pPr>
        </w:pPrChange>
      </w:pPr>
      <w:ins w:id="1593" w:author="Maxime Escourbiac" w:date="2011-03-16T01:38:00Z">
        <w:r>
          <w:t>Ce modèle est celui que nous avons utilisé. Il s’inspire du modèle existant de RFF.</w:t>
        </w:r>
      </w:ins>
    </w:p>
    <w:p w14:paraId="4A6BB5D0" w14:textId="77777777" w:rsidR="00F26170" w:rsidRDefault="00F26170">
      <w:pPr>
        <w:jc w:val="both"/>
        <w:rPr>
          <w:ins w:id="1594" w:author="Maxime Escourbiac" w:date="2011-03-16T01:38:00Z"/>
        </w:rPr>
        <w:pPrChange w:id="1595" w:author="Maxime Escourbiac" w:date="2011-03-16T01:47:00Z">
          <w:pPr>
            <w:pStyle w:val="NoSpacing"/>
            <w:ind w:firstLine="708"/>
          </w:pPr>
        </w:pPrChange>
      </w:pPr>
      <w:ins w:id="1596" w:author="Maxime Escourbiac" w:date="2011-03-16T01:38:00Z">
        <w:r>
          <w:t xml:space="preserve">La partie graphe infrastructure a été simplifiée, puisque la classe </w:t>
        </w:r>
        <w:proofErr w:type="spellStart"/>
        <w:r>
          <w:t>RessourceConnexion</w:t>
        </w:r>
        <w:proofErr w:type="spellEnd"/>
        <w:r>
          <w:t xml:space="preserve"> a été supprimée. Les seuls éléments d’infrastructure utilisés seront les gares, les tronçons de voies, des ponts et des tronçons de voies. La gare possède une capacité, c’est-à-dire un nombre maximum de trains que peut accueillir celle-ci en même temps. Le pont est un élément ne possédant qu’une seule voie : deux trains ne peuvent donc pas se croiser et un aiguillage permet de changer le train qui doit passer. Le </w:t>
        </w:r>
        <w:proofErr w:type="spellStart"/>
        <w:r>
          <w:t>TronconVoie</w:t>
        </w:r>
        <w:proofErr w:type="spellEnd"/>
        <w:r>
          <w:t xml:space="preserve"> quand à lui correspond à deux voies côte à côte pour permettre de faire passer deux trains de sens opposé en même temps. Ces classes dérivent d’une classe abstraite, </w:t>
        </w:r>
        <w:proofErr w:type="spellStart"/>
        <w:r>
          <w:t>RessourceInfra</w:t>
        </w:r>
        <w:proofErr w:type="spellEnd"/>
        <w:r>
          <w:t xml:space="preserve">. Il peut donc être </w:t>
        </w:r>
        <w:proofErr w:type="gramStart"/>
        <w:r>
          <w:t>rajouter</w:t>
        </w:r>
        <w:proofErr w:type="gramEnd"/>
        <w:r>
          <w:t xml:space="preserve"> pour une simulation plus complexe des classes dérivées supplémentaires correspondant à une autre ressource d’infrastructure. La généricité permet donc d’agir de la même façon sur les différents types d’infrastructures. Il y a donc une grande modularité.</w:t>
        </w:r>
      </w:ins>
    </w:p>
    <w:p w14:paraId="212ACFB2" w14:textId="77777777" w:rsidR="00F26170" w:rsidRDefault="00F26170">
      <w:pPr>
        <w:jc w:val="both"/>
        <w:rPr>
          <w:ins w:id="1597" w:author="Maxime Escourbiac" w:date="2011-03-16T01:38:00Z"/>
        </w:rPr>
        <w:pPrChange w:id="1598" w:author="Maxime Escourbiac" w:date="2011-03-16T01:47:00Z">
          <w:pPr>
            <w:pStyle w:val="NoSpacing"/>
            <w:ind w:firstLine="708"/>
          </w:pPr>
        </w:pPrChange>
      </w:pPr>
    </w:p>
    <w:p w14:paraId="026E9F0F" w14:textId="77777777" w:rsidR="00F26170" w:rsidRDefault="00F26170">
      <w:pPr>
        <w:jc w:val="both"/>
        <w:rPr>
          <w:ins w:id="1599" w:author="Maxime Escourbiac" w:date="2011-03-16T01:38:00Z"/>
        </w:rPr>
        <w:pPrChange w:id="1600" w:author="Maxime Escourbiac" w:date="2011-03-16T01:47:00Z">
          <w:pPr>
            <w:pStyle w:val="NoSpacing"/>
            <w:ind w:firstLine="708"/>
          </w:pPr>
        </w:pPrChange>
      </w:pPr>
      <w:ins w:id="1601" w:author="Maxime Escourbiac" w:date="2011-03-16T01:38:00Z">
        <w:r>
          <w:t xml:space="preserve">Les classes </w:t>
        </w:r>
        <w:proofErr w:type="spellStart"/>
        <w:r>
          <w:t>SillonType</w:t>
        </w:r>
        <w:proofErr w:type="spellEnd"/>
        <w:r>
          <w:t xml:space="preserve"> et </w:t>
        </w:r>
        <w:proofErr w:type="spellStart"/>
        <w:r>
          <w:t>SillonTemporise</w:t>
        </w:r>
        <w:proofErr w:type="spellEnd"/>
        <w:r>
          <w:t xml:space="preserve"> ont été fusionnées. En effet, nous n’en avions pas besoin pour remplir notre cahier des charges, puisqu’il n’y a pas de persistance des données. Le départ permet de savoir à quel moment doit partir le train.</w:t>
        </w:r>
      </w:ins>
    </w:p>
    <w:p w14:paraId="68D8A92F" w14:textId="77777777" w:rsidR="00F26170" w:rsidRDefault="00F26170" w:rsidP="00F26170">
      <w:pPr>
        <w:pStyle w:val="NoSpacing"/>
        <w:ind w:firstLine="708"/>
        <w:rPr>
          <w:ins w:id="1602" w:author="Maxime Escourbiac" w:date="2011-03-16T01:38:00Z"/>
        </w:rPr>
      </w:pPr>
    </w:p>
    <w:p w14:paraId="5ADF6CC2" w14:textId="77777777" w:rsidR="00F26170" w:rsidRDefault="00F26170" w:rsidP="00F26170">
      <w:pPr>
        <w:pStyle w:val="NoSpacing"/>
        <w:ind w:firstLine="708"/>
        <w:rPr>
          <w:ins w:id="1603" w:author="Maxime Escourbiac" w:date="2011-03-16T01:38:00Z"/>
        </w:rPr>
      </w:pPr>
    </w:p>
    <w:p w14:paraId="485C228C" w14:textId="77777777" w:rsidR="00F26170" w:rsidRDefault="00F26170">
      <w:pPr>
        <w:jc w:val="both"/>
        <w:rPr>
          <w:ins w:id="1604" w:author="Maxime Escourbiac" w:date="2011-03-16T01:38:00Z"/>
        </w:rPr>
        <w:pPrChange w:id="1605" w:author="Maxime Escourbiac" w:date="2011-03-16T01:47:00Z">
          <w:pPr>
            <w:pStyle w:val="NoSpacing"/>
            <w:ind w:firstLine="708"/>
          </w:pPr>
        </w:pPrChange>
      </w:pPr>
      <w:ins w:id="1606" w:author="Maxime Escourbiac" w:date="2011-03-16T01:38:00Z">
        <w:r>
          <w:lastRenderedPageBreak/>
          <w:t>Les missions ont également été simplifiées. Cette classe possède un rang, pour savoir à quel moment aura lieu la mission. Elle correspond pour notre simulation à des arrêts dans une gare.</w:t>
        </w:r>
      </w:ins>
    </w:p>
    <w:p w14:paraId="48482D92" w14:textId="77777777" w:rsidR="00F26170" w:rsidRDefault="00F26170">
      <w:pPr>
        <w:jc w:val="both"/>
        <w:rPr>
          <w:ins w:id="1607" w:author="Maxime Escourbiac" w:date="2011-03-16T01:38:00Z"/>
        </w:rPr>
        <w:pPrChange w:id="1608" w:author="Maxime Escourbiac" w:date="2011-03-16T01:47:00Z">
          <w:pPr>
            <w:pStyle w:val="NoSpacing"/>
            <w:ind w:firstLine="708"/>
          </w:pPr>
        </w:pPrChange>
      </w:pPr>
      <w:ins w:id="1609" w:author="Maxime Escourbiac" w:date="2011-03-16T01:38:00Z">
        <w:r>
          <w:t>Pour la marche, et les détails de marche, la seule caractéristique utilisée sera la vitesse qui pourra évoluer selon la ressource traversée, les autres caractéristiques étant trop complexes et nous étant inconnues. Le rang permet de savoir, comme pour les missions, à quel endroit à lieu le changement de vitesse.</w:t>
        </w:r>
      </w:ins>
    </w:p>
    <w:p w14:paraId="3994A433" w14:textId="77777777" w:rsidR="00F26170" w:rsidRDefault="00F26170">
      <w:pPr>
        <w:jc w:val="both"/>
        <w:rPr>
          <w:ins w:id="1610" w:author="Maxime Escourbiac" w:date="2011-03-16T01:38:00Z"/>
        </w:rPr>
        <w:pPrChange w:id="1611" w:author="Maxime Escourbiac" w:date="2011-03-16T01:47:00Z">
          <w:pPr>
            <w:pStyle w:val="NoSpacing"/>
            <w:ind w:firstLine="708"/>
          </w:pPr>
        </w:pPrChange>
      </w:pPr>
      <w:ins w:id="1612" w:author="Maxime Escourbiac" w:date="2011-03-16T01:38:00Z">
        <w:r>
          <w:t>La classe principale sera le simulateur. Ce simulateur permet d’initialiser la simulation, et de lancer chaque itération sur les trains. La gestion des trains se fera donc grâce à cette classe. Elle déplacera les trains chacun leur tour sur le réseau, et pourra mettre en panne ou réparer un train.</w:t>
        </w:r>
      </w:ins>
    </w:p>
    <w:p w14:paraId="115AF197" w14:textId="633E645E" w:rsidR="00F26170" w:rsidRDefault="00F26170">
      <w:pPr>
        <w:jc w:val="both"/>
        <w:rPr>
          <w:ins w:id="1613" w:author="Maxime Escourbiac" w:date="2011-03-16T01:38:00Z"/>
        </w:rPr>
        <w:pPrChange w:id="1614" w:author="Maxime Escourbiac" w:date="2011-03-16T01:52:00Z">
          <w:pPr>
            <w:pStyle w:val="NoSpacing"/>
            <w:ind w:firstLine="708"/>
          </w:pPr>
        </w:pPrChange>
      </w:pPr>
      <w:ins w:id="1615" w:author="Maxime Escourbiac" w:date="2011-03-16T01:38:00Z">
        <w:r>
          <w:t xml:space="preserve">La classe </w:t>
        </w:r>
        <w:proofErr w:type="spellStart"/>
        <w:r>
          <w:t>FenetreSimulation</w:t>
        </w:r>
        <w:proofErr w:type="spellEnd"/>
        <w:r>
          <w:t xml:space="preserve"> représente la partie graphique du simulateur. Cette partie est indépendante du reste. La modification de la vue se fait donc seulement par cette classe, pour respecter le principe du MVC (Modèle Vue Contrôleur). Cette classe utilise la bibliothèque GDI+. </w:t>
        </w:r>
      </w:ins>
    </w:p>
    <w:p w14:paraId="68F2E4A0" w14:textId="2F263BC3" w:rsidR="00F26170" w:rsidRDefault="007D032B">
      <w:pPr>
        <w:pStyle w:val="Heading1"/>
        <w:rPr>
          <w:ins w:id="1616" w:author="Maxime Escourbiac" w:date="2011-03-16T01:53:00Z"/>
        </w:rPr>
        <w:pPrChange w:id="1617" w:author="Maxime Escourbiac" w:date="2011-03-16T01:52:00Z">
          <w:pPr>
            <w:pStyle w:val="NoSpacing"/>
            <w:ind w:firstLine="708"/>
          </w:pPr>
        </w:pPrChange>
      </w:pPr>
      <w:ins w:id="1618" w:author="Maxime Escourbiac" w:date="2011-03-16T01:48:00Z">
        <w:r>
          <w:t>IV.</w:t>
        </w:r>
      </w:ins>
      <w:ins w:id="1619" w:author="Maxime Escourbiac" w:date="2011-03-16T01:38:00Z">
        <w:r>
          <w:t>3</w:t>
        </w:r>
        <w:r w:rsidR="00F26170">
          <w:t xml:space="preserve"> Présentation de la simulation :</w:t>
        </w:r>
      </w:ins>
    </w:p>
    <w:p w14:paraId="7104517A" w14:textId="57C262EE" w:rsidR="00727DB2" w:rsidRDefault="00727DB2" w:rsidP="00727DB2">
      <w:pPr>
        <w:pStyle w:val="Heading2"/>
        <w:rPr>
          <w:ins w:id="1620" w:author="Maxime Escourbiac" w:date="2011-03-16T01:53:00Z"/>
          <w:rFonts w:ascii="Times New Roman" w:hAnsi="Times New Roman"/>
          <w:sz w:val="24"/>
        </w:rPr>
      </w:pPr>
      <w:ins w:id="1621" w:author="Maxime Escourbiac" w:date="2011-03-16T01:53:00Z">
        <w:r>
          <w:t>1-Gestion de l’affichage:</w:t>
        </w:r>
      </w:ins>
    </w:p>
    <w:p w14:paraId="51E0B26D" w14:textId="77777777" w:rsidR="00727DB2" w:rsidRPr="00D40BE9" w:rsidRDefault="00727DB2">
      <w:pPr>
        <w:rPr>
          <w:ins w:id="1622" w:author="Maxime Escourbiac" w:date="2011-03-16T01:38:00Z"/>
        </w:rPr>
        <w:pPrChange w:id="1623" w:author="Maxime Escourbiac" w:date="2011-03-16T01:53:00Z">
          <w:pPr>
            <w:pStyle w:val="NoSpacing"/>
            <w:ind w:firstLine="708"/>
          </w:pPr>
        </w:pPrChange>
      </w:pPr>
    </w:p>
    <w:p w14:paraId="4939C5DC" w14:textId="77777777" w:rsidR="00F26170" w:rsidRDefault="00F26170" w:rsidP="00F26170">
      <w:pPr>
        <w:pStyle w:val="NoSpacing"/>
        <w:ind w:firstLine="708"/>
        <w:rPr>
          <w:ins w:id="1624" w:author="Maxime Escourbiac" w:date="2011-03-16T01:38:00Z"/>
        </w:rPr>
      </w:pPr>
    </w:p>
    <w:p w14:paraId="6922D32E" w14:textId="4FF34148" w:rsidR="00F26170" w:rsidRDefault="00F26170">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jc w:val="center"/>
        <w:rPr>
          <w:ins w:id="1625" w:author="Maxime Escourbiac" w:date="2011-03-16T01:38:00Z"/>
        </w:rPr>
        <w:pPrChange w:id="1626" w:author="Maxime Escourbiac" w:date="2011-03-16T01:49:00Z">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pPr>
        </w:pPrChange>
      </w:pPr>
      <w:ins w:id="1627" w:author="Maxime Escourbiac" w:date="2011-03-16T01:38:00Z">
        <w:r>
          <w:rPr>
            <w:noProof/>
            <w:lang w:val="en-US" w:eastAsia="en-US"/>
          </w:rPr>
          <w:drawing>
            <wp:inline distT="0" distB="0" distL="0" distR="0" wp14:anchorId="1EE5324F" wp14:editId="0BD44A8E">
              <wp:extent cx="4404995" cy="2703755"/>
              <wp:effectExtent l="0" t="0" r="0" b="0"/>
              <wp:docPr id="63" name="Image 63" descr="C:\Users\jc\Pictures\projet\Application\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Pictures\projet\Application\Mo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05723" cy="2704202"/>
                      </a:xfrm>
                      <a:prstGeom prst="rect">
                        <a:avLst/>
                      </a:prstGeom>
                      <a:noFill/>
                      <a:ln>
                        <a:noFill/>
                      </a:ln>
                    </pic:spPr>
                  </pic:pic>
                </a:graphicData>
              </a:graphic>
            </wp:inline>
          </w:drawing>
        </w:r>
      </w:ins>
    </w:p>
    <w:p w14:paraId="780C7C53" w14:textId="70C6D56F" w:rsidR="00F26170" w:rsidRDefault="00F26170" w:rsidP="00F26170">
      <w:pPr>
        <w:pStyle w:val="NoSpacing"/>
        <w:rPr>
          <w:ins w:id="1628" w:author="Maxime Escourbiac" w:date="2011-03-16T01:38:00Z"/>
        </w:rPr>
      </w:pPr>
      <w:ins w:id="1629" w:author="Maxime Escourbiac" w:date="2011-03-16T01:38:00Z">
        <w:r>
          <w:tab/>
        </w:r>
      </w:ins>
    </w:p>
    <w:p w14:paraId="120A7C95" w14:textId="54368196" w:rsidR="00F26170" w:rsidRDefault="00F26170" w:rsidP="00F26170">
      <w:pPr>
        <w:pStyle w:val="NoSpacing"/>
        <w:rPr>
          <w:ins w:id="1630" w:author="Maxime Escourbiac" w:date="2011-03-16T01:38:00Z"/>
        </w:rPr>
      </w:pPr>
    </w:p>
    <w:p w14:paraId="375A207E" w14:textId="3E33599D" w:rsidR="00F26170" w:rsidRDefault="00727DB2" w:rsidP="00F26170">
      <w:pPr>
        <w:pStyle w:val="NoSpacing"/>
        <w:rPr>
          <w:ins w:id="1631" w:author="Maxime Escourbiac" w:date="2011-03-16T01:38:00Z"/>
        </w:rPr>
      </w:pPr>
      <w:ins w:id="1632" w:author="Maxime Escourbiac" w:date="2011-03-16T01:43:00Z">
        <w:r>
          <w:rPr>
            <w:noProof/>
            <w:lang w:val="en-US"/>
            <w:rPrChange w:id="1633">
              <w:rPr>
                <w:rFonts w:ascii="Helvetica Neue" w:hAnsi="Helvetica Neue"/>
                <w:b/>
                <w:noProof/>
                <w:color w:val="2B6991"/>
                <w:sz w:val="26"/>
                <w:szCs w:val="20"/>
                <w:lang w:val="en-US"/>
              </w:rPr>
            </w:rPrChange>
          </w:rPr>
          <mc:AlternateContent>
            <mc:Choice Requires="wps">
              <w:drawing>
                <wp:anchor distT="152400" distB="152400" distL="152400" distR="152400" simplePos="0" relativeHeight="251730944" behindDoc="0" locked="0" layoutInCell="1" allowOverlap="1" wp14:anchorId="31590A89" wp14:editId="53019FEB">
                  <wp:simplePos x="0" y="0"/>
                  <wp:positionH relativeFrom="page">
                    <wp:posOffset>2957195</wp:posOffset>
                  </wp:positionH>
                  <wp:positionV relativeFrom="page">
                    <wp:posOffset>8443595</wp:posOffset>
                  </wp:positionV>
                  <wp:extent cx="1600200" cy="228600"/>
                  <wp:effectExtent l="0" t="0" r="0" b="0"/>
                  <wp:wrapSquare wrapText="bothSides"/>
                  <wp:docPr id="6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600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0AF513A" w14:textId="1A9F97A3"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1634" w:author="Maxime Escourbiac" w:date="2011-03-14T02:50:00Z">
                                <w:r w:rsidDel="00731D86">
                                  <w:delText>TODO</w:delText>
                                </w:r>
                              </w:del>
                              <w:ins w:id="1635" w:author="Maxime Escourbiac" w:date="2011-03-14T20:11:00Z">
                                <w:r>
                                  <w:t>29</w:t>
                                </w:r>
                              </w:ins>
                              <w:r>
                                <w:t xml:space="preserve">: </w:t>
                              </w:r>
                              <w:ins w:id="1636" w:author="Maxime Escourbiac" w:date="2011-03-16T01:43:00Z">
                                <w:r>
                                  <w:t>Plan de la simulation</w:t>
                                </w:r>
                              </w:ins>
                              <w:del w:id="1637" w:author="Maxime Escourbiac" w:date="2011-03-16T01:43:00Z">
                                <w:r w:rsidDel="007D032B">
                                  <w:delText xml:space="preserve">Partie du diagramme </w:delText>
                                </w:r>
                              </w:del>
                              <w:del w:id="1638" w:author="Maxime Escourbiac" w:date="2011-03-15T00:00:00Z">
                                <w:r w:rsidDel="00B37634">
                                  <w:delText>I</w:delText>
                                </w:r>
                              </w:del>
                              <w:del w:id="1639" w:author="Maxime Escourbiac" w:date="2011-03-16T01:43:00Z">
                                <w:r w:rsidDel="007D032B">
                                  <w:delText xml:space="preserve">ML sur les infrastructures </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1" style="position:absolute;margin-left:232.85pt;margin-top:664.85pt;width:126pt;height:18pt;flip:y;z-index:25173094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" filled="f" stroked="f" strokeweight="1pt">
                  <v:path arrowok="t"/>
                  <v:textbox inset="0,0,0,0">
                    <w:txbxContent>
                      <w:p w14:paraId="30AF513A" w14:textId="1A9F97A3"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r>
                          <w:t xml:space="preserve">fig </w:t>
                        </w:r>
                        <w:del w:id="1670" w:author="Maxime Escourbiac" w:date="2011-03-14T02:50:00Z">
                          <w:r w:rsidDel="00731D86">
                            <w:delText>TODO</w:delText>
                          </w:r>
                        </w:del>
                        <w:ins w:id="1671" w:author="Maxime Escourbiac" w:date="2011-03-14T20:11:00Z">
                          <w:r>
                            <w:t>29</w:t>
                          </w:r>
                        </w:ins>
                        <w:r>
                          <w:t xml:space="preserve">: </w:t>
                        </w:r>
                        <w:ins w:id="1672" w:author="Maxime Escourbiac" w:date="2011-03-16T01:43:00Z">
                          <w:r>
                            <w:t>Plan de la simulation</w:t>
                          </w:r>
                        </w:ins>
                        <w:del w:id="1673" w:author="Maxime Escourbiac" w:date="2011-03-16T01:43:00Z">
                          <w:r w:rsidDel="007D032B">
                            <w:delText xml:space="preserve">Partie du diagramme </w:delText>
                          </w:r>
                        </w:del>
                        <w:del w:id="1674" w:author="Maxime Escourbiac" w:date="2011-03-15T00:00:00Z">
                          <w:r w:rsidDel="00B37634">
                            <w:delText>I</w:delText>
                          </w:r>
                        </w:del>
                        <w:del w:id="1675" w:author="Maxime Escourbiac" w:date="2011-03-16T01:43:00Z">
                          <w:r w:rsidDel="007D032B">
                            <w:delText xml:space="preserve">ML sur les infrastructures </w:delText>
                          </w:r>
                        </w:del>
                      </w:p>
                    </w:txbxContent>
                  </v:textbox>
                  <w10:wrap type="square" anchorx="page" anchory="page"/>
                </v:rect>
              </w:pict>
            </mc:Fallback>
          </mc:AlternateContent>
        </w:r>
      </w:ins>
    </w:p>
    <w:p w14:paraId="517E925A" w14:textId="77777777" w:rsidR="007D032B" w:rsidRDefault="007D032B" w:rsidP="00F26170">
      <w:pPr>
        <w:pStyle w:val="NoSpacing"/>
        <w:rPr>
          <w:ins w:id="1640" w:author="Maxime Escourbiac" w:date="2011-03-16T01:49:00Z"/>
        </w:rPr>
      </w:pPr>
    </w:p>
    <w:p w14:paraId="0CBEA1A5" w14:textId="19070ABB" w:rsidR="00727DB2" w:rsidRDefault="00727DB2" w:rsidP="00F26170">
      <w:pPr>
        <w:pStyle w:val="NoSpacing"/>
        <w:rPr>
          <w:ins w:id="1641" w:author="Maxime Escourbiac" w:date="2011-03-16T01:49:00Z"/>
        </w:rPr>
      </w:pPr>
    </w:p>
    <w:p w14:paraId="179D5CBD" w14:textId="77777777" w:rsidR="00F26170" w:rsidRDefault="00F26170">
      <w:pPr>
        <w:jc w:val="both"/>
        <w:rPr>
          <w:ins w:id="1642" w:author="Maxime Escourbiac" w:date="2011-03-16T01:50:00Z"/>
        </w:rPr>
        <w:pPrChange w:id="1643" w:author="Maxime Escourbiac" w:date="2011-03-16T01:50:00Z">
          <w:pPr>
            <w:pStyle w:val="NoSpacing"/>
          </w:pPr>
        </w:pPrChange>
      </w:pPr>
      <w:ins w:id="1644" w:author="Maxime Escourbiac" w:date="2011-03-16T01:38:00Z">
        <w:r>
          <w:t xml:space="preserve">Les infrastructures et les trains sont représentés sur un plan à deux dimensions. Nous avons choisi arbitrairement un modèle de voies ferrées (représenté ci-dessus). Il possède tous les types d’infrastructures définies. </w:t>
        </w:r>
      </w:ins>
    </w:p>
    <w:p w14:paraId="39F46A2E" w14:textId="77777777" w:rsidR="007D032B" w:rsidRDefault="007D032B">
      <w:pPr>
        <w:jc w:val="both"/>
        <w:rPr>
          <w:ins w:id="1645" w:author="Maxime Escourbiac" w:date="2011-03-16T01:38:00Z"/>
        </w:rPr>
        <w:pPrChange w:id="1646" w:author="Maxime Escourbiac" w:date="2011-03-16T01:50:00Z">
          <w:pPr>
            <w:pStyle w:val="NoSpacing"/>
          </w:pPr>
        </w:pPrChange>
      </w:pPr>
    </w:p>
    <w:p w14:paraId="0AFB85C5" w14:textId="77777777" w:rsidR="00F26170" w:rsidRDefault="00F26170">
      <w:pPr>
        <w:jc w:val="both"/>
        <w:rPr>
          <w:ins w:id="1647" w:author="Maxime Escourbiac" w:date="2011-03-16T01:38:00Z"/>
        </w:rPr>
        <w:pPrChange w:id="1648" w:author="Maxime Escourbiac" w:date="2011-03-16T01:50:00Z">
          <w:pPr>
            <w:pStyle w:val="NoSpacing"/>
            <w:ind w:firstLine="708"/>
          </w:pPr>
        </w:pPrChange>
      </w:pPr>
      <w:ins w:id="1649" w:author="Maxime Escourbiac" w:date="2011-03-16T01:38:00Z">
        <w:r>
          <w:t>Pour réaliser une simulation avec un autre modèle, il suffit de dériver notre classe simulateur et de ré-implémenter la méthode « </w:t>
        </w:r>
        <w:proofErr w:type="spellStart"/>
        <w:r>
          <w:t>InitialisationSimulation</w:t>
        </w:r>
        <w:proofErr w:type="spellEnd"/>
        <w:r>
          <w:t> ». Un buffer d’image a été utilisé pour éviter un scintillement de l’image lorsque l’affichage se met à jour.</w:t>
        </w:r>
      </w:ins>
    </w:p>
    <w:p w14:paraId="6E479880" w14:textId="77777777" w:rsidR="00F26170" w:rsidRDefault="00F26170" w:rsidP="00F26170">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ins w:id="1650" w:author="Maxime Escourbiac" w:date="2011-03-16T01:38:00Z"/>
        </w:rPr>
      </w:pPr>
    </w:p>
    <w:p w14:paraId="4BB260B5" w14:textId="77777777" w:rsidR="00F26170" w:rsidRDefault="00F26170" w:rsidP="00F26170">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jc w:val="center"/>
        <w:rPr>
          <w:ins w:id="1651" w:author="Maxime Escourbiac" w:date="2011-03-16T01:38:00Z"/>
        </w:rPr>
      </w:pPr>
      <w:ins w:id="1652" w:author="Maxime Escourbiac" w:date="2011-03-16T01:38:00Z">
        <w:r>
          <w:rPr>
            <w:noProof/>
            <w:lang w:val="en-US" w:eastAsia="en-US"/>
            <w:rPrChange w:id="1653">
              <w:rPr>
                <w:rFonts w:asciiTheme="minorHAnsi" w:hAnsiTheme="minorHAnsi"/>
                <w:b w:val="0"/>
                <w:noProof/>
                <w:color w:val="000000"/>
                <w:sz w:val="24"/>
                <w:szCs w:val="24"/>
                <w:lang w:val="en-US" w:eastAsia="en-US"/>
              </w:rPr>
            </w:rPrChange>
          </w:rPr>
          <w:drawing>
            <wp:inline distT="0" distB="0" distL="0" distR="0" wp14:anchorId="6060111A" wp14:editId="607CEBAF">
              <wp:extent cx="4448175" cy="2944654"/>
              <wp:effectExtent l="0" t="0" r="0" b="8255"/>
              <wp:docPr id="64" name="Image 64" descr="C:\Users\jc\Pictures\projet\Application\R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Pictures\projet\Application\Rff.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55714" cy="2949645"/>
                      </a:xfrm>
                      <a:prstGeom prst="rect">
                        <a:avLst/>
                      </a:prstGeom>
                      <a:noFill/>
                      <a:ln>
                        <a:noFill/>
                      </a:ln>
                    </pic:spPr>
                  </pic:pic>
                </a:graphicData>
              </a:graphic>
            </wp:inline>
          </w:drawing>
        </w:r>
      </w:ins>
    </w:p>
    <w:p w14:paraId="1534E37D" w14:textId="6C94FD90" w:rsidR="00F26170" w:rsidRDefault="00F26170" w:rsidP="00F26170">
      <w:pPr>
        <w:pStyle w:val="Sous-section1"/>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line="144" w:lineRule="auto"/>
        <w:rPr>
          <w:ins w:id="1654" w:author="Maxime Escourbiac" w:date="2011-03-16T01:38:00Z"/>
        </w:rPr>
      </w:pPr>
    </w:p>
    <w:p w14:paraId="2907DCD2" w14:textId="2AD079D8" w:rsidR="00F26170" w:rsidRDefault="00727DB2" w:rsidP="00F26170">
      <w:pPr>
        <w:pStyle w:val="NoSpacing"/>
        <w:rPr>
          <w:ins w:id="1655" w:author="Maxime Escourbiac" w:date="2011-03-16T01:38:00Z"/>
        </w:rPr>
      </w:pPr>
      <w:ins w:id="1656" w:author="Maxime Escourbiac" w:date="2011-03-16T01:44:00Z">
        <w:r>
          <w:rPr>
            <w:noProof/>
            <w:lang w:val="en-US"/>
          </w:rPr>
          <mc:AlternateContent>
            <mc:Choice Requires="wps">
              <w:drawing>
                <wp:anchor distT="152400" distB="152400" distL="152400" distR="152400" simplePos="0" relativeHeight="251732992" behindDoc="0" locked="0" layoutInCell="1" allowOverlap="1" wp14:anchorId="3557F3E0" wp14:editId="4CFFD1F9">
                  <wp:simplePos x="0" y="0"/>
                  <wp:positionH relativeFrom="page">
                    <wp:posOffset>3185795</wp:posOffset>
                  </wp:positionH>
                  <wp:positionV relativeFrom="page">
                    <wp:posOffset>5471795</wp:posOffset>
                  </wp:positionV>
                  <wp:extent cx="1600200" cy="228600"/>
                  <wp:effectExtent l="0" t="0" r="0" b="0"/>
                  <wp:wrapSquare wrapText="bothSides"/>
                  <wp:docPr id="7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50C5C3A" w14:textId="224696DC"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del w:id="1657" w:author="Maxime Escourbiac" w:date="2011-03-16T01:44:00Z">
                                <w:r w:rsidDel="007D032B">
                                  <w:delText xml:space="preserve">fig </w:delText>
                                </w:r>
                              </w:del>
                              <w:del w:id="1658" w:author="Maxime Escourbiac" w:date="2011-03-14T02:50:00Z">
                                <w:r w:rsidDel="00731D86">
                                  <w:delText>TODO</w:delText>
                                </w:r>
                              </w:del>
                              <w:del w:id="1659" w:author="Maxime Escourbiac" w:date="2011-03-16T01:44:00Z">
                                <w:r w:rsidDel="007D032B">
                                  <w:delText xml:space="preserve">: Partie du diagramme </w:delText>
                                </w:r>
                              </w:del>
                              <w:del w:id="1660" w:author="Maxime Escourbiac" w:date="2011-03-15T00:00:00Z">
                                <w:r w:rsidDel="00B37634">
                                  <w:delText>I</w:delText>
                                </w:r>
                              </w:del>
                              <w:del w:id="1661" w:author="Maxime Escourbiac" w:date="2011-03-16T01:44:00Z">
                                <w:r w:rsidDel="007D032B">
                                  <w:delText xml:space="preserve">ML sur les infrastructures </w:delText>
                                </w:r>
                              </w:del>
                              <w:proofErr w:type="spellStart"/>
                              <w:proofErr w:type="gramStart"/>
                              <w:ins w:id="1662" w:author="Maxime Escourbiac" w:date="2011-03-16T01:44:00Z">
                                <w:r>
                                  <w:t>fig</w:t>
                                </w:r>
                                <w:proofErr w:type="spellEnd"/>
                                <w:proofErr w:type="gramEnd"/>
                                <w:r>
                                  <w:t xml:space="preserve"> 30 : Affichage du réseau </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2" style="position:absolute;margin-left:250.85pt;margin-top:430.85pt;width:126pt;height:18pt;z-index:25173299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" filled="f" stroked="f" strokeweight="1pt">
                  <v:path arrowok="t"/>
                  <v:textbox inset="0,0,0,0">
                    <w:txbxContent>
                      <w:p w14:paraId="750C5C3A" w14:textId="224696DC"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del w:id="1698" w:author="Maxime Escourbiac" w:date="2011-03-16T01:44:00Z">
                          <w:r w:rsidDel="007D032B">
                            <w:delText xml:space="preserve">fig </w:delText>
                          </w:r>
                        </w:del>
                        <w:del w:id="1699" w:author="Maxime Escourbiac" w:date="2011-03-14T02:50:00Z">
                          <w:r w:rsidDel="00731D86">
                            <w:delText>TODO</w:delText>
                          </w:r>
                        </w:del>
                        <w:del w:id="1700" w:author="Maxime Escourbiac" w:date="2011-03-16T01:44:00Z">
                          <w:r w:rsidDel="007D032B">
                            <w:delText xml:space="preserve">: Partie du diagramme </w:delText>
                          </w:r>
                        </w:del>
                        <w:del w:id="1701" w:author="Maxime Escourbiac" w:date="2011-03-15T00:00:00Z">
                          <w:r w:rsidDel="00B37634">
                            <w:delText>I</w:delText>
                          </w:r>
                        </w:del>
                        <w:del w:id="1702" w:author="Maxime Escourbiac" w:date="2011-03-16T01:44:00Z">
                          <w:r w:rsidDel="007D032B">
                            <w:delText xml:space="preserve">ML sur les infrastructures </w:delText>
                          </w:r>
                        </w:del>
                        <w:ins w:id="1703" w:author="Maxime Escourbiac" w:date="2011-03-16T01:44:00Z">
                          <w:r>
                            <w:t xml:space="preserve">fig 30 : Affichage du réseau </w:t>
                          </w:r>
                        </w:ins>
                      </w:p>
                    </w:txbxContent>
                  </v:textbox>
                  <w10:wrap type="square" anchorx="page" anchory="page"/>
                </v:rect>
              </w:pict>
            </mc:Fallback>
          </mc:AlternateContent>
        </w:r>
      </w:ins>
      <w:ins w:id="1663" w:author="Maxime Escourbiac" w:date="2011-03-16T01:38:00Z">
        <w:r w:rsidR="00F26170">
          <w:tab/>
        </w:r>
      </w:ins>
    </w:p>
    <w:p w14:paraId="6A771E33" w14:textId="77777777" w:rsidR="007D032B" w:rsidRDefault="007D032B" w:rsidP="00F26170">
      <w:pPr>
        <w:pStyle w:val="NoSpacing"/>
        <w:ind w:firstLine="708"/>
        <w:rPr>
          <w:ins w:id="1664" w:author="Maxime Escourbiac" w:date="2011-03-16T01:50:00Z"/>
        </w:rPr>
      </w:pPr>
    </w:p>
    <w:p w14:paraId="03EE137F" w14:textId="77777777" w:rsidR="00727DB2" w:rsidRDefault="00727DB2">
      <w:pPr>
        <w:jc w:val="both"/>
        <w:rPr>
          <w:ins w:id="1665" w:author="Maxime Escourbiac" w:date="2011-03-16T01:59:00Z"/>
        </w:rPr>
        <w:pPrChange w:id="1666" w:author="Maxime Escourbiac" w:date="2011-03-16T01:54:00Z">
          <w:pPr>
            <w:pStyle w:val="Corps"/>
          </w:pPr>
        </w:pPrChange>
      </w:pPr>
    </w:p>
    <w:p w14:paraId="5DF5287F" w14:textId="2F793300" w:rsidR="00F26170" w:rsidRDefault="00F26170">
      <w:pPr>
        <w:jc w:val="both"/>
        <w:rPr>
          <w:ins w:id="1667" w:author="Maxime Escourbiac" w:date="2011-03-16T01:38:00Z"/>
        </w:rPr>
        <w:pPrChange w:id="1668" w:author="Maxime Escourbiac" w:date="2011-03-16T01:54:00Z">
          <w:pPr>
            <w:pStyle w:val="Corps"/>
          </w:pPr>
        </w:pPrChange>
      </w:pPr>
      <w:ins w:id="1669" w:author="Maxime Escourbiac" w:date="2011-03-16T01:38:00Z">
        <w:r>
          <w:t>Une fois le simulateur lancé, le graphe s’affiche. Les gares sont représentées par une icône, les voies par des traits noirs, et les ponts en rouge. Un label permet d’afficher le nombre de minutes écoulées depuis le début de la programmation, pour contrôler si le planning du train est respecté. A droite, des boutons s’affichent avec un numéro de train. Ces boutons permettent de faire tomber un train en panne. Le nombre de boutons se fait automatiquement avec le nombre de train choisit pour la simulation.</w:t>
        </w:r>
      </w:ins>
    </w:p>
    <w:p w14:paraId="211F8660" w14:textId="58E7288E" w:rsidR="00F26170" w:rsidRDefault="007D032B" w:rsidP="00F26170">
      <w:pPr>
        <w:pStyle w:val="Corps"/>
        <w:jc w:val="center"/>
        <w:rPr>
          <w:ins w:id="1670" w:author="Maxime Escourbiac" w:date="2011-03-16T01:38:00Z"/>
        </w:rPr>
      </w:pPr>
      <w:ins w:id="1671" w:author="Maxime Escourbiac" w:date="2011-03-16T01:45:00Z">
        <w:r>
          <w:rPr>
            <w:noProof/>
            <w:lang w:val="en-US" w:eastAsia="en-US"/>
          </w:rPr>
          <mc:AlternateContent>
            <mc:Choice Requires="wps">
              <w:drawing>
                <wp:anchor distT="152400" distB="152400" distL="152400" distR="152400" simplePos="0" relativeHeight="251735040" behindDoc="0" locked="0" layoutInCell="1" allowOverlap="1" wp14:anchorId="4E1737C6" wp14:editId="65CED4A4">
                  <wp:simplePos x="0" y="0"/>
                  <wp:positionH relativeFrom="page">
                    <wp:posOffset>2728595</wp:posOffset>
                  </wp:positionH>
                  <wp:positionV relativeFrom="page">
                    <wp:posOffset>9815195</wp:posOffset>
                  </wp:positionV>
                  <wp:extent cx="2286000" cy="228600"/>
                  <wp:effectExtent l="0" t="0" r="0" b="0"/>
                  <wp:wrapSquare wrapText="bothSides"/>
                  <wp:docPr id="7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993F706" w14:textId="6CF6CC7F"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1672" w:author="Maxime Escourbiac" w:date="2011-03-14T02:50:00Z">
                                <w:r w:rsidDel="00731D86">
                                  <w:delText>TODO</w:delText>
                                </w:r>
                              </w:del>
                              <w:ins w:id="1673" w:author="Maxime Escourbiac" w:date="2011-03-14T20:11:00Z">
                                <w:r>
                                  <w:t>31</w:t>
                                </w:r>
                              </w:ins>
                              <w:r>
                                <w:t xml:space="preserve">: </w:t>
                              </w:r>
                              <w:del w:id="1674" w:author="Maxime Escourbiac" w:date="2011-03-16T01:45:00Z">
                                <w:r w:rsidDel="007D032B">
                                  <w:delText xml:space="preserve">Partie du diagramme </w:delText>
                                </w:r>
                              </w:del>
                              <w:del w:id="1675" w:author="Maxime Escourbiac" w:date="2011-03-15T00:00:00Z">
                                <w:r w:rsidDel="00B37634">
                                  <w:delText>I</w:delText>
                                </w:r>
                              </w:del>
                              <w:del w:id="1676" w:author="Maxime Escourbiac" w:date="2011-03-16T01:45:00Z">
                                <w:r w:rsidDel="007D032B">
                                  <w:delText>ML sur les infrastructures</w:delText>
                                </w:r>
                              </w:del>
                              <w:ins w:id="1677" w:author="Maxime Escourbiac" w:date="2011-03-16T01:45:00Z">
                                <w:r>
                                  <w:t>Affichage du déplacement des trains</w:t>
                                </w:r>
                              </w:ins>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3" style="position:absolute;left:0;text-align:left;margin-left:214.85pt;margin-top:772.85pt;width:180pt;height:18pt;z-index:25173504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" filled="f" stroked="f" strokeweight="1pt">
                  <v:path arrowok="t"/>
                  <v:textbox inset="0,0,0,0">
                    <w:txbxContent>
                      <w:p w14:paraId="0993F706" w14:textId="6CF6CC7F"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r>
                          <w:t xml:space="preserve">fig </w:t>
                        </w:r>
                        <w:del w:id="1719" w:author="Maxime Escourbiac" w:date="2011-03-14T02:50:00Z">
                          <w:r w:rsidDel="00731D86">
                            <w:delText>TODO</w:delText>
                          </w:r>
                        </w:del>
                        <w:ins w:id="1720" w:author="Maxime Escourbiac" w:date="2011-03-14T20:11:00Z">
                          <w:r>
                            <w:t>31</w:t>
                          </w:r>
                        </w:ins>
                        <w:r>
                          <w:t xml:space="preserve">: </w:t>
                        </w:r>
                        <w:del w:id="1721" w:author="Maxime Escourbiac" w:date="2011-03-16T01:45:00Z">
                          <w:r w:rsidDel="007D032B">
                            <w:delText xml:space="preserve">Partie du diagramme </w:delText>
                          </w:r>
                        </w:del>
                        <w:del w:id="1722" w:author="Maxime Escourbiac" w:date="2011-03-15T00:00:00Z">
                          <w:r w:rsidDel="00B37634">
                            <w:delText>I</w:delText>
                          </w:r>
                        </w:del>
                        <w:del w:id="1723" w:author="Maxime Escourbiac" w:date="2011-03-16T01:45:00Z">
                          <w:r w:rsidDel="007D032B">
                            <w:delText>ML sur les infrastructures</w:delText>
                          </w:r>
                        </w:del>
                        <w:ins w:id="1724" w:author="Maxime Escourbiac" w:date="2011-03-16T01:45:00Z">
                          <w:r>
                            <w:t>Affichage du déplacement des trains</w:t>
                          </w:r>
                        </w:ins>
                        <w:r>
                          <w:t xml:space="preserve"> </w:t>
                        </w:r>
                      </w:p>
                    </w:txbxContent>
                  </v:textbox>
                  <w10:wrap type="square" anchorx="page" anchory="page"/>
                </v:rect>
              </w:pict>
            </mc:Fallback>
          </mc:AlternateContent>
        </w:r>
      </w:ins>
      <w:ins w:id="1678" w:author="Maxime Escourbiac" w:date="2011-03-16T01:38:00Z">
        <w:r w:rsidR="00F26170" w:rsidRPr="00621785">
          <w:rPr>
            <w:noProof/>
            <w:lang w:val="en-US" w:eastAsia="en-US"/>
          </w:rPr>
          <w:drawing>
            <wp:inline distT="0" distB="0" distL="0" distR="0" wp14:anchorId="336A7F3A" wp14:editId="1BDCE6DE">
              <wp:extent cx="2741295" cy="2179606"/>
              <wp:effectExtent l="0" t="0" r="1905" b="5080"/>
              <wp:docPr id="65" name="Image 65" descr="C:\Users\jc\Pictures\projet\Application\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Pictures\projet\Application\trai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2643" cy="2180678"/>
                      </a:xfrm>
                      <a:prstGeom prst="rect">
                        <a:avLst/>
                      </a:prstGeom>
                      <a:noFill/>
                      <a:ln>
                        <a:noFill/>
                      </a:ln>
                    </pic:spPr>
                  </pic:pic>
                </a:graphicData>
              </a:graphic>
            </wp:inline>
          </w:drawing>
        </w:r>
      </w:ins>
    </w:p>
    <w:p w14:paraId="3E8118BA" w14:textId="049194E4" w:rsidR="00F26170" w:rsidRDefault="00F26170" w:rsidP="00F26170">
      <w:pPr>
        <w:pStyle w:val="NoSpacing"/>
        <w:rPr>
          <w:ins w:id="1679" w:author="Maxime Escourbiac" w:date="2011-03-16T01:38:00Z"/>
        </w:rPr>
      </w:pPr>
      <w:ins w:id="1680" w:author="Maxime Escourbiac" w:date="2011-03-16T01:38:00Z">
        <w:r>
          <w:lastRenderedPageBreak/>
          <w:tab/>
        </w:r>
      </w:ins>
    </w:p>
    <w:p w14:paraId="799E5A54" w14:textId="77777777" w:rsidR="00F26170" w:rsidRDefault="00F26170" w:rsidP="00F26170">
      <w:pPr>
        <w:pStyle w:val="NoSpacing"/>
        <w:rPr>
          <w:ins w:id="1681" w:author="Maxime Escourbiac" w:date="2011-03-16T01:38:00Z"/>
        </w:rPr>
      </w:pPr>
    </w:p>
    <w:p w14:paraId="4AFC42A6" w14:textId="77777777" w:rsidR="00F26170" w:rsidRPr="00EB11C4" w:rsidRDefault="00F26170">
      <w:pPr>
        <w:jc w:val="both"/>
        <w:rPr>
          <w:ins w:id="1682" w:author="Maxime Escourbiac" w:date="2011-03-16T01:38:00Z"/>
        </w:rPr>
        <w:pPrChange w:id="1683" w:author="Maxime Escourbiac" w:date="2011-03-16T01:56:00Z">
          <w:pPr>
            <w:pStyle w:val="NoSpacing"/>
            <w:ind w:firstLine="708"/>
          </w:pPr>
        </w:pPrChange>
      </w:pPr>
      <w:ins w:id="1684" w:author="Maxime Escourbiac" w:date="2011-03-16T01:38:00Z">
        <w:r>
          <w:t xml:space="preserve">Un </w:t>
        </w:r>
        <w:proofErr w:type="spellStart"/>
        <w:r>
          <w:t>timer</w:t>
        </w:r>
        <w:proofErr w:type="spellEnd"/>
        <w:r>
          <w:t xml:space="preserve"> a été initialisé pour être déclenché toutes les demi-secondes. Celui- ci va permettre de déplacer le train sur le plan selon le planning. Les déplacements se font grâce à des vecteurs directeurs. Le train va donc se déplacer vers l’infrastructure suivante. Les trains s’affichent par une icône. Celle-ci change de couleur quand il est en panne. </w:t>
        </w:r>
      </w:ins>
    </w:p>
    <w:p w14:paraId="4A95B724" w14:textId="77777777" w:rsidR="00F26170" w:rsidRDefault="00F26170" w:rsidP="00F26170">
      <w:pPr>
        <w:pStyle w:val="Corps"/>
        <w:rPr>
          <w:ins w:id="1685" w:author="Maxime Escourbiac" w:date="2011-03-16T01:38:00Z"/>
        </w:rPr>
      </w:pPr>
    </w:p>
    <w:p w14:paraId="6A2BF875" w14:textId="0C0344BD" w:rsidR="00727DB2" w:rsidRDefault="00CC1B1A" w:rsidP="00727DB2">
      <w:pPr>
        <w:pStyle w:val="Heading2"/>
        <w:rPr>
          <w:ins w:id="1686" w:author="Maxime Escourbiac" w:date="2011-03-16T01:56:00Z"/>
          <w:rFonts w:ascii="Times New Roman" w:hAnsi="Times New Roman"/>
          <w:sz w:val="24"/>
        </w:rPr>
      </w:pPr>
      <w:ins w:id="1687" w:author="Maxime Escourbiac" w:date="2011-03-16T01:56:00Z">
        <w:r>
          <w:t>2-Gestion des collisions</w:t>
        </w:r>
      </w:ins>
    </w:p>
    <w:p w14:paraId="46F9DA8D" w14:textId="77777777" w:rsidR="00F26170" w:rsidRDefault="00F26170" w:rsidP="00F26170">
      <w:pPr>
        <w:pStyle w:val="Corps"/>
        <w:rPr>
          <w:ins w:id="1688" w:author="Maxime Escourbiac" w:date="2011-03-16T01:38:00Z"/>
        </w:rPr>
      </w:pPr>
    </w:p>
    <w:p w14:paraId="7A423081" w14:textId="77061D32" w:rsidR="00F26170" w:rsidRDefault="00F26170">
      <w:pPr>
        <w:jc w:val="both"/>
        <w:rPr>
          <w:ins w:id="1689" w:author="Maxime Escourbiac" w:date="2011-03-16T01:38:00Z"/>
        </w:rPr>
        <w:pPrChange w:id="1690" w:author="Maxime Escourbiac" w:date="2011-03-16T01:57:00Z">
          <w:pPr>
            <w:pStyle w:val="NoSpacing"/>
          </w:pPr>
        </w:pPrChange>
      </w:pPr>
      <w:ins w:id="1691" w:author="Maxime Escourbiac" w:date="2011-03-16T01:38:00Z">
        <w:r>
          <w:t>Maintenant que les trains se déplacent correctement, il faut donc gérer les collisions. En effet, si un train tombe en panne ou passe sur un pont, il faut éviter que les deux trains se percutent.</w:t>
        </w:r>
      </w:ins>
    </w:p>
    <w:p w14:paraId="6EA5C568" w14:textId="409AFFCD" w:rsidR="00F26170" w:rsidRDefault="00F26170">
      <w:pPr>
        <w:jc w:val="both"/>
        <w:rPr>
          <w:ins w:id="1692" w:author="Maxime Escourbiac" w:date="2011-03-16T01:38:00Z"/>
        </w:rPr>
        <w:pPrChange w:id="1693" w:author="Maxime Escourbiac" w:date="2011-03-16T01:57:00Z">
          <w:pPr>
            <w:pStyle w:val="NoSpacing"/>
          </w:pPr>
        </w:pPrChange>
      </w:pPr>
      <w:ins w:id="1694" w:author="Maxime Escourbiac" w:date="2011-03-16T01:38:00Z">
        <w:r>
          <w:t>Ils existent plusieurs cas de collisions possibles :</w:t>
        </w:r>
      </w:ins>
    </w:p>
    <w:p w14:paraId="6893063D" w14:textId="77777777" w:rsidR="00F26170" w:rsidRDefault="00F26170" w:rsidP="00F26170">
      <w:pPr>
        <w:pStyle w:val="NoSpacing"/>
        <w:rPr>
          <w:ins w:id="1695" w:author="Maxime Escourbiac" w:date="2011-03-16T01:38:00Z"/>
        </w:rPr>
      </w:pPr>
    </w:p>
    <w:p w14:paraId="6B633BE2" w14:textId="77777777" w:rsidR="00F26170" w:rsidRDefault="00F26170" w:rsidP="00F26170">
      <w:pPr>
        <w:pStyle w:val="NoSpacing"/>
        <w:jc w:val="center"/>
        <w:rPr>
          <w:ins w:id="1696" w:author="Maxime Escourbiac" w:date="2011-03-16T01:38:00Z"/>
        </w:rPr>
      </w:pPr>
      <w:ins w:id="1697" w:author="Maxime Escourbiac" w:date="2011-03-16T01:38:00Z">
        <w:r w:rsidRPr="00621785">
          <w:rPr>
            <w:noProof/>
            <w:lang w:val="en-US"/>
          </w:rPr>
          <w:drawing>
            <wp:inline distT="0" distB="0" distL="0" distR="0" wp14:anchorId="62FF5F67" wp14:editId="79FBDA57">
              <wp:extent cx="2686538" cy="1676400"/>
              <wp:effectExtent l="0" t="0" r="0" b="0"/>
              <wp:docPr id="66" name="Image 66" descr="C:\Users\jc\Pictures\projet\Application\c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Pictures\projet\Application\cas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86538" cy="1676400"/>
                      </a:xfrm>
                      <a:prstGeom prst="rect">
                        <a:avLst/>
                      </a:prstGeom>
                      <a:noFill/>
                      <a:ln>
                        <a:noFill/>
                      </a:ln>
                    </pic:spPr>
                  </pic:pic>
                </a:graphicData>
              </a:graphic>
            </wp:inline>
          </w:drawing>
        </w:r>
      </w:ins>
    </w:p>
    <w:p w14:paraId="58FD3241" w14:textId="03E9B1B6" w:rsidR="00F26170" w:rsidRDefault="007D032B" w:rsidP="00F26170">
      <w:pPr>
        <w:pStyle w:val="Corps"/>
        <w:rPr>
          <w:ins w:id="1698" w:author="Maxime Escourbiac" w:date="2011-03-16T01:38:00Z"/>
        </w:rPr>
      </w:pPr>
      <w:ins w:id="1699" w:author="Maxime Escourbiac" w:date="2011-03-16T01:45:00Z">
        <w:r>
          <w:rPr>
            <w:noProof/>
            <w:lang w:val="en-US" w:eastAsia="en-US"/>
            <w:rPrChange w:id="1700">
              <w:rPr>
                <w:rFonts w:asciiTheme="minorHAnsi" w:hAnsiTheme="minorHAnsi"/>
                <w:noProof/>
                <w:sz w:val="24"/>
                <w:szCs w:val="24"/>
                <w:lang w:val="en-US" w:eastAsia="en-US"/>
              </w:rPr>
            </w:rPrChange>
          </w:rPr>
          <mc:AlternateContent>
            <mc:Choice Requires="wps">
              <w:drawing>
                <wp:anchor distT="152400" distB="152400" distL="152400" distR="152400" simplePos="0" relativeHeight="251737088" behindDoc="0" locked="0" layoutInCell="1" allowOverlap="1" wp14:anchorId="18FB1C1D" wp14:editId="575DB476">
                  <wp:simplePos x="0" y="0"/>
                  <wp:positionH relativeFrom="page">
                    <wp:posOffset>2499995</wp:posOffset>
                  </wp:positionH>
                  <wp:positionV relativeFrom="page">
                    <wp:posOffset>5928995</wp:posOffset>
                  </wp:positionV>
                  <wp:extent cx="2908300" cy="203200"/>
                  <wp:effectExtent l="0" t="0" r="12700" b="0"/>
                  <wp:wrapSquare wrapText="bothSides"/>
                  <wp:docPr id="72"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83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31027A3" w14:textId="09E9DCE2"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1701" w:author="Maxime Escourbiac" w:date="2011-03-14T02:50:00Z">
                                <w:r w:rsidDel="00731D86">
                                  <w:delText>TODO</w:delText>
                                </w:r>
                              </w:del>
                              <w:ins w:id="1702" w:author="Maxime Escourbiac" w:date="2011-03-16T01:45:00Z">
                                <w:r>
                                  <w:t>32</w:t>
                                </w:r>
                              </w:ins>
                              <w:r>
                                <w:t xml:space="preserve">: </w:t>
                              </w:r>
                              <w:del w:id="1703" w:author="Maxime Escourbiac" w:date="2011-03-16T01:45:00Z">
                                <w:r w:rsidDel="007D032B">
                                  <w:delText xml:space="preserve">Partie du diagramme </w:delText>
                                </w:r>
                              </w:del>
                              <w:del w:id="1704" w:author="Maxime Escourbiac" w:date="2011-03-15T00:00:00Z">
                                <w:r w:rsidDel="00B37634">
                                  <w:delText>I</w:delText>
                                </w:r>
                              </w:del>
                              <w:del w:id="1705" w:author="Maxime Escourbiac" w:date="2011-03-16T01:45:00Z">
                                <w:r w:rsidDel="007D032B">
                                  <w:delText>ML sur les infrastructures</w:delText>
                                </w:r>
                              </w:del>
                              <w:ins w:id="1706" w:author="Maxime Escourbiac" w:date="2011-03-16T01:45:00Z">
                                <w:r>
                                  <w:t>Gestion d’une collision sur une même voie</w:t>
                                </w:r>
                              </w:ins>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4" style="position:absolute;margin-left:196.85pt;margin-top:466.85pt;width:229pt;height:16pt;z-index:25173708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" filled="f" stroked="f" strokeweight="1pt">
                  <v:path arrowok="t"/>
                  <v:textbox inset="0,0,0,0">
                    <w:txbxContent>
                      <w:p w14:paraId="531027A3" w14:textId="09E9DCE2"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r>
                          <w:t xml:space="preserve">fig </w:t>
                        </w:r>
                        <w:del w:id="1753" w:author="Maxime Escourbiac" w:date="2011-03-14T02:50:00Z">
                          <w:r w:rsidDel="00731D86">
                            <w:delText>TODO</w:delText>
                          </w:r>
                        </w:del>
                        <w:ins w:id="1754" w:author="Maxime Escourbiac" w:date="2011-03-16T01:45:00Z">
                          <w:r>
                            <w:t>32</w:t>
                          </w:r>
                        </w:ins>
                        <w:r>
                          <w:t xml:space="preserve">: </w:t>
                        </w:r>
                        <w:del w:id="1755" w:author="Maxime Escourbiac" w:date="2011-03-16T01:45:00Z">
                          <w:r w:rsidDel="007D032B">
                            <w:delText xml:space="preserve">Partie du diagramme </w:delText>
                          </w:r>
                        </w:del>
                        <w:del w:id="1756" w:author="Maxime Escourbiac" w:date="2011-03-15T00:00:00Z">
                          <w:r w:rsidDel="00B37634">
                            <w:delText>I</w:delText>
                          </w:r>
                        </w:del>
                        <w:del w:id="1757" w:author="Maxime Escourbiac" w:date="2011-03-16T01:45:00Z">
                          <w:r w:rsidDel="007D032B">
                            <w:delText>ML sur les infrastructures</w:delText>
                          </w:r>
                        </w:del>
                        <w:ins w:id="1758" w:author="Maxime Escourbiac" w:date="2011-03-16T01:45:00Z">
                          <w:r>
                            <w:t>Gestion d’une collision sur une même voie</w:t>
                          </w:r>
                        </w:ins>
                        <w:r>
                          <w:t xml:space="preserve"> </w:t>
                        </w:r>
                      </w:p>
                    </w:txbxContent>
                  </v:textbox>
                  <w10:wrap type="square" anchorx="page" anchory="page"/>
                </v:rect>
              </w:pict>
            </mc:Fallback>
          </mc:AlternateContent>
        </w:r>
      </w:ins>
    </w:p>
    <w:p w14:paraId="047DC9D9" w14:textId="4263A625" w:rsidR="00F26170" w:rsidRDefault="00F26170" w:rsidP="00F26170">
      <w:pPr>
        <w:pStyle w:val="Corps"/>
        <w:rPr>
          <w:ins w:id="1707" w:author="Maxime Escourbiac" w:date="2011-03-16T01:38:00Z"/>
        </w:rPr>
      </w:pPr>
    </w:p>
    <w:p w14:paraId="68B54253" w14:textId="40E0FFBD" w:rsidR="00F26170" w:rsidRDefault="00F26170">
      <w:pPr>
        <w:pStyle w:val="NoSpacing"/>
        <w:jc w:val="both"/>
        <w:rPr>
          <w:ins w:id="1708" w:author="Maxime Escourbiac" w:date="2011-03-16T01:38:00Z"/>
        </w:rPr>
        <w:pPrChange w:id="1709" w:author="Maxime Escourbiac" w:date="2011-03-16T01:58:00Z">
          <w:pPr>
            <w:pStyle w:val="NoSpacing"/>
          </w:pPr>
        </w:pPrChange>
      </w:pPr>
      <w:ins w:id="1710" w:author="Maxime Escourbiac" w:date="2011-03-16T01:38:00Z">
        <w:r w:rsidRPr="00D40BE9">
          <w:t xml:space="preserve">Premièrement, si un train tombe en panne sur une voie, ou un pont, il faut que les trains le suivant </w:t>
        </w:r>
        <w:proofErr w:type="gramStart"/>
        <w:r w:rsidRPr="00D40BE9">
          <w:t>s’arrêtent</w:t>
        </w:r>
        <w:proofErr w:type="gramEnd"/>
        <w:r w:rsidRPr="00D40BE9">
          <w:t>. Nous avons défini une marge de sécurité correspondant à la distance parcourue à 4 kilomètres  avec la vitesse maximale du train. Le train suivant va redémarrer quand le train en panne sera réparé</w:t>
        </w:r>
        <w:r>
          <w:t>.</w:t>
        </w:r>
      </w:ins>
    </w:p>
    <w:p w14:paraId="0CBE68B6" w14:textId="77777777" w:rsidR="00F26170" w:rsidRDefault="00F26170" w:rsidP="00F26170">
      <w:pPr>
        <w:pStyle w:val="NoSpacing"/>
        <w:rPr>
          <w:ins w:id="1711" w:author="Maxime Escourbiac" w:date="2011-03-16T01:38:00Z"/>
        </w:rPr>
      </w:pPr>
    </w:p>
    <w:p w14:paraId="7FC3B992" w14:textId="2E65D6A4" w:rsidR="00F26170" w:rsidRDefault="00F26170" w:rsidP="00F26170">
      <w:pPr>
        <w:pStyle w:val="Corps"/>
        <w:jc w:val="center"/>
        <w:rPr>
          <w:ins w:id="1712" w:author="Maxime Escourbiac" w:date="2011-03-16T01:38:00Z"/>
        </w:rPr>
      </w:pPr>
      <w:ins w:id="1713" w:author="Maxime Escourbiac" w:date="2011-03-16T01:38:00Z">
        <w:r w:rsidRPr="00621785">
          <w:rPr>
            <w:noProof/>
            <w:lang w:val="en-US" w:eastAsia="en-US"/>
            <w:rPrChange w:id="1714">
              <w:rPr>
                <w:rFonts w:asciiTheme="minorHAnsi" w:hAnsiTheme="minorHAnsi"/>
                <w:noProof/>
                <w:sz w:val="24"/>
                <w:szCs w:val="24"/>
                <w:lang w:val="en-US" w:eastAsia="en-US"/>
              </w:rPr>
            </w:rPrChange>
          </w:rPr>
          <w:drawing>
            <wp:inline distT="0" distB="0" distL="0" distR="0" wp14:anchorId="4DF43956" wp14:editId="48E866CF">
              <wp:extent cx="2781300" cy="1980623"/>
              <wp:effectExtent l="0" t="0" r="0" b="635"/>
              <wp:docPr id="67" name="Image 67" descr="C:\Users\jc\Pictures\projet\Application\c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Pictures\projet\Application\cas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1300" cy="1980623"/>
                      </a:xfrm>
                      <a:prstGeom prst="rect">
                        <a:avLst/>
                      </a:prstGeom>
                      <a:noFill/>
                      <a:ln>
                        <a:noFill/>
                      </a:ln>
                    </pic:spPr>
                  </pic:pic>
                </a:graphicData>
              </a:graphic>
            </wp:inline>
          </w:drawing>
        </w:r>
      </w:ins>
    </w:p>
    <w:p w14:paraId="7D1941CE" w14:textId="4949B088" w:rsidR="00727DB2" w:rsidRDefault="00727DB2" w:rsidP="00F26170">
      <w:pPr>
        <w:pStyle w:val="NoSpacing"/>
        <w:ind w:firstLine="708"/>
        <w:rPr>
          <w:ins w:id="1715" w:author="Maxime Escourbiac" w:date="2011-03-16T01:58:00Z"/>
        </w:rPr>
      </w:pPr>
    </w:p>
    <w:p w14:paraId="4CFE7FA2" w14:textId="2B0621E1" w:rsidR="00727DB2" w:rsidRDefault="00727DB2" w:rsidP="00F26170">
      <w:pPr>
        <w:pStyle w:val="NoSpacing"/>
        <w:ind w:firstLine="708"/>
        <w:rPr>
          <w:ins w:id="1716" w:author="Maxime Escourbiac" w:date="2011-03-16T01:58:00Z"/>
        </w:rPr>
      </w:pPr>
      <w:ins w:id="1717" w:author="Maxime Escourbiac" w:date="2011-03-16T01:46:00Z">
        <w:r>
          <w:rPr>
            <w:noProof/>
            <w:lang w:val="en-US"/>
          </w:rPr>
          <w:lastRenderedPageBreak/>
          <mc:AlternateContent>
            <mc:Choice Requires="wps">
              <w:drawing>
                <wp:anchor distT="152400" distB="152400" distL="152400" distR="152400" simplePos="0" relativeHeight="251739136" behindDoc="0" locked="0" layoutInCell="1" allowOverlap="1" wp14:anchorId="6EC9677A" wp14:editId="6E9ACD01">
                  <wp:simplePos x="0" y="0"/>
                  <wp:positionH relativeFrom="page">
                    <wp:posOffset>2499995</wp:posOffset>
                  </wp:positionH>
                  <wp:positionV relativeFrom="page">
                    <wp:posOffset>9586595</wp:posOffset>
                  </wp:positionV>
                  <wp:extent cx="2908300" cy="203200"/>
                  <wp:effectExtent l="0" t="0" r="12700" b="0"/>
                  <wp:wrapSquare wrapText="bothSides"/>
                  <wp:docPr id="73"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83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BCB7FD0" w14:textId="18E603BD"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1718" w:author="Maxime Escourbiac" w:date="2011-03-14T02:50:00Z">
                                <w:r w:rsidDel="00731D86">
                                  <w:delText>TODO</w:delText>
                                </w:r>
                              </w:del>
                              <w:ins w:id="1719" w:author="Maxime Escourbiac" w:date="2011-03-14T20:11:00Z">
                                <w:r>
                                  <w:t>33</w:t>
                                </w:r>
                              </w:ins>
                              <w:r>
                                <w:t xml:space="preserve">: </w:t>
                              </w:r>
                              <w:del w:id="1720" w:author="Maxime Escourbiac" w:date="2011-03-16T01:46:00Z">
                                <w:r w:rsidDel="007D032B">
                                  <w:delText xml:space="preserve">Partie du diagramme </w:delText>
                                </w:r>
                              </w:del>
                              <w:del w:id="1721" w:author="Maxime Escourbiac" w:date="2011-03-15T00:00:00Z">
                                <w:r w:rsidDel="00B37634">
                                  <w:delText>I</w:delText>
                                </w:r>
                              </w:del>
                              <w:del w:id="1722" w:author="Maxime Escourbiac" w:date="2011-03-16T01:46:00Z">
                                <w:r w:rsidDel="007D032B">
                                  <w:delText>ML sur les infrastructures</w:delText>
                                </w:r>
                              </w:del>
                              <w:ins w:id="1723" w:author="Maxime Escourbiac" w:date="2011-03-16T01:46:00Z">
                                <w:r>
                                  <w:t xml:space="preserve">Gestion de la collision sur des voies différentes </w:t>
                                </w:r>
                              </w:ins>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5" style="position:absolute;left:0;text-align:left;margin-left:196.85pt;margin-top:754.85pt;width:229pt;height:16pt;z-index:25173913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" filled="f" stroked="f" strokeweight="1pt">
                  <v:path arrowok="t"/>
                  <v:textbox inset="0,0,0,0">
                    <w:txbxContent>
                      <w:p w14:paraId="6BCB7FD0" w14:textId="18E603BD"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r>
                          <w:t xml:space="preserve">fig </w:t>
                        </w:r>
                        <w:del w:id="1775" w:author="Maxime Escourbiac" w:date="2011-03-14T02:50:00Z">
                          <w:r w:rsidDel="00731D86">
                            <w:delText>TODO</w:delText>
                          </w:r>
                        </w:del>
                        <w:ins w:id="1776" w:author="Maxime Escourbiac" w:date="2011-03-14T20:11:00Z">
                          <w:r>
                            <w:t>33</w:t>
                          </w:r>
                        </w:ins>
                        <w:r>
                          <w:t xml:space="preserve">: </w:t>
                        </w:r>
                        <w:del w:id="1777" w:author="Maxime Escourbiac" w:date="2011-03-16T01:46:00Z">
                          <w:r w:rsidDel="007D032B">
                            <w:delText xml:space="preserve">Partie du diagramme </w:delText>
                          </w:r>
                        </w:del>
                        <w:del w:id="1778" w:author="Maxime Escourbiac" w:date="2011-03-15T00:00:00Z">
                          <w:r w:rsidDel="00B37634">
                            <w:delText>I</w:delText>
                          </w:r>
                        </w:del>
                        <w:del w:id="1779" w:author="Maxime Escourbiac" w:date="2011-03-16T01:46:00Z">
                          <w:r w:rsidDel="007D032B">
                            <w:delText>ML sur les infrastructures</w:delText>
                          </w:r>
                        </w:del>
                        <w:ins w:id="1780" w:author="Maxime Escourbiac" w:date="2011-03-16T01:46:00Z">
                          <w:r>
                            <w:t xml:space="preserve">Gestion de la collision sur des voies différentes </w:t>
                          </w:r>
                        </w:ins>
                        <w:r>
                          <w:t xml:space="preserve"> </w:t>
                        </w:r>
                      </w:p>
                    </w:txbxContent>
                  </v:textbox>
                  <w10:wrap type="square" anchorx="page" anchory="page"/>
                </v:rect>
              </w:pict>
            </mc:Fallback>
          </mc:AlternateContent>
        </w:r>
      </w:ins>
    </w:p>
    <w:p w14:paraId="12B323BB" w14:textId="44B9B9AC" w:rsidR="00F26170" w:rsidRDefault="00F26170">
      <w:pPr>
        <w:jc w:val="both"/>
        <w:rPr>
          <w:ins w:id="1724" w:author="Maxime Escourbiac" w:date="2011-03-16T01:38:00Z"/>
        </w:rPr>
        <w:pPrChange w:id="1725" w:author="Maxime Escourbiac" w:date="2011-03-16T01:58:00Z">
          <w:pPr>
            <w:pStyle w:val="NoSpacing"/>
            <w:ind w:firstLine="708"/>
          </w:pPr>
        </w:pPrChange>
      </w:pPr>
      <w:ins w:id="1726" w:author="Maxime Escourbiac" w:date="2011-03-16T01:38:00Z">
        <w:r>
          <w:t xml:space="preserve">Un autre cas possible est qu’un train s’arrête au début d’une voie. Les trains le suivant et se trouvant sur la voie précédente détecte donc cet arrêt, et ne continue pas sur l’infrastructure suivante. </w:t>
        </w:r>
      </w:ins>
    </w:p>
    <w:p w14:paraId="7D6E82FD" w14:textId="77777777" w:rsidR="00F26170" w:rsidRDefault="00F26170" w:rsidP="00F26170">
      <w:pPr>
        <w:pStyle w:val="NoSpacing"/>
        <w:rPr>
          <w:ins w:id="1727" w:author="Maxime Escourbiac" w:date="2011-03-16T01:38:00Z"/>
        </w:rPr>
      </w:pPr>
    </w:p>
    <w:p w14:paraId="13A41DBF" w14:textId="77777777" w:rsidR="00F26170" w:rsidRDefault="00F26170" w:rsidP="00F26170">
      <w:pPr>
        <w:pStyle w:val="NoSpacing"/>
        <w:jc w:val="center"/>
        <w:rPr>
          <w:ins w:id="1728" w:author="Maxime Escourbiac" w:date="2011-03-16T01:38:00Z"/>
        </w:rPr>
      </w:pPr>
      <w:ins w:id="1729" w:author="Maxime Escourbiac" w:date="2011-03-16T01:38:00Z">
        <w:r w:rsidRPr="00621785">
          <w:rPr>
            <w:noProof/>
            <w:lang w:val="en-US"/>
          </w:rPr>
          <w:drawing>
            <wp:inline distT="0" distB="0" distL="0" distR="0" wp14:anchorId="4E226EC0" wp14:editId="19FF9BBC">
              <wp:extent cx="3286125" cy="1410992"/>
              <wp:effectExtent l="0" t="0" r="0" b="0"/>
              <wp:docPr id="68" name="Image 68" descr="C:\Users\jc\Pictures\projet\Application\c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Pictures\projet\Application\cas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86125" cy="1410992"/>
                      </a:xfrm>
                      <a:prstGeom prst="rect">
                        <a:avLst/>
                      </a:prstGeom>
                      <a:noFill/>
                      <a:ln>
                        <a:noFill/>
                      </a:ln>
                    </pic:spPr>
                  </pic:pic>
                </a:graphicData>
              </a:graphic>
            </wp:inline>
          </w:drawing>
        </w:r>
      </w:ins>
    </w:p>
    <w:p w14:paraId="1A15E95A" w14:textId="77777777" w:rsidR="00F26170" w:rsidRDefault="00F26170" w:rsidP="00F26170">
      <w:pPr>
        <w:pStyle w:val="NoSpacing"/>
        <w:rPr>
          <w:ins w:id="1730" w:author="Maxime Escourbiac" w:date="2011-03-16T01:38:00Z"/>
        </w:rPr>
      </w:pPr>
    </w:p>
    <w:p w14:paraId="55A5E7AD" w14:textId="04C36650" w:rsidR="00F26170" w:rsidRDefault="007D032B" w:rsidP="00F26170">
      <w:pPr>
        <w:pStyle w:val="NoSpacing"/>
        <w:rPr>
          <w:ins w:id="1731" w:author="Maxime Escourbiac" w:date="2011-03-16T01:38:00Z"/>
        </w:rPr>
      </w:pPr>
      <w:ins w:id="1732" w:author="Maxime Escourbiac" w:date="2011-03-16T01:46:00Z">
        <w:r>
          <w:rPr>
            <w:noProof/>
            <w:lang w:val="en-US"/>
          </w:rPr>
          <mc:AlternateContent>
            <mc:Choice Requires="wps">
              <w:drawing>
                <wp:anchor distT="152400" distB="152400" distL="152400" distR="152400" simplePos="0" relativeHeight="251741184" behindDoc="0" locked="0" layoutInCell="1" allowOverlap="1" wp14:anchorId="1FA14923" wp14:editId="55DCA7B0">
                  <wp:simplePos x="0" y="0"/>
                  <wp:positionH relativeFrom="page">
                    <wp:posOffset>2728595</wp:posOffset>
                  </wp:positionH>
                  <wp:positionV relativeFrom="page">
                    <wp:posOffset>3414395</wp:posOffset>
                  </wp:positionV>
                  <wp:extent cx="2286000" cy="228600"/>
                  <wp:effectExtent l="0" t="0" r="0" b="0"/>
                  <wp:wrapSquare wrapText="bothSides"/>
                  <wp:docPr id="74"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A3CBBA6" w14:textId="2CE59446"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proofErr w:type="spellStart"/>
                              <w:proofErr w:type="gramStart"/>
                              <w:r>
                                <w:t>fig</w:t>
                              </w:r>
                              <w:proofErr w:type="spellEnd"/>
                              <w:proofErr w:type="gramEnd"/>
                              <w:r>
                                <w:t xml:space="preserve"> </w:t>
                              </w:r>
                              <w:del w:id="1733" w:author="Maxime Escourbiac" w:date="2011-03-14T02:50:00Z">
                                <w:r w:rsidDel="00731D86">
                                  <w:delText>TODO</w:delText>
                                </w:r>
                              </w:del>
                              <w:ins w:id="1734" w:author="Maxime Escourbiac" w:date="2011-03-16T02:37:00Z">
                                <w:r>
                                  <w:t>34</w:t>
                                </w:r>
                              </w:ins>
                              <w:r>
                                <w:t xml:space="preserve">: </w:t>
                              </w:r>
                              <w:del w:id="1735" w:author="Maxime Escourbiac" w:date="2011-03-16T01:46:00Z">
                                <w:r w:rsidDel="007D032B">
                                  <w:delText xml:space="preserve">Partie du diagramme </w:delText>
                                </w:r>
                              </w:del>
                              <w:del w:id="1736" w:author="Maxime Escourbiac" w:date="2011-03-15T00:00:00Z">
                                <w:r w:rsidDel="00B37634">
                                  <w:delText>I</w:delText>
                                </w:r>
                              </w:del>
                              <w:del w:id="1737" w:author="Maxime Escourbiac" w:date="2011-03-16T01:46:00Z">
                                <w:r w:rsidDel="007D032B">
                                  <w:delText>ML sur les infrastructures</w:delText>
                                </w:r>
                              </w:del>
                              <w:ins w:id="1738" w:author="Maxime Escourbiac" w:date="2011-03-16T01:46:00Z">
                                <w:r>
                                  <w:t>Gestion d’une collision sur un pont</w:t>
                                </w:r>
                              </w:ins>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6" style="position:absolute;margin-left:214.85pt;margin-top:268.85pt;width:180pt;height:18pt;z-index:25174118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" filled="f" stroked="f" strokeweight="1pt">
                  <v:path arrowok="t"/>
                  <v:textbox inset="0,0,0,0">
                    <w:txbxContent>
                      <w:p w14:paraId="2A3CBBA6" w14:textId="2CE59446" w:rsidR="00031A40" w:rsidRDefault="00031A40" w:rsidP="007D032B">
                        <w:pPr>
                          <w:pStyle w:val="Formatlibre"/>
                          <w:tabs>
                            <w:tab w:val="left" w:pos="567"/>
                            <w:tab w:val="left" w:pos="1134"/>
                            <w:tab w:val="left" w:pos="1701"/>
                            <w:tab w:val="left" w:pos="2268"/>
                            <w:tab w:val="left" w:pos="2835"/>
                            <w:tab w:val="left" w:pos="3402"/>
                            <w:tab w:val="left" w:pos="3969"/>
                            <w:tab w:val="left" w:pos="4535"/>
                          </w:tabs>
                          <w:rPr>
                            <w:rFonts w:ascii="Times New Roman" w:eastAsia="Times New Roman" w:hAnsi="Times New Roman"/>
                            <w:color w:val="auto"/>
                            <w:sz w:val="20"/>
                            <w:lang w:bidi="x-none"/>
                          </w:rPr>
                        </w:pPr>
                        <w:r>
                          <w:t xml:space="preserve">fig </w:t>
                        </w:r>
                        <w:del w:id="1796" w:author="Maxime Escourbiac" w:date="2011-03-14T02:50:00Z">
                          <w:r w:rsidDel="00731D86">
                            <w:delText>TODO</w:delText>
                          </w:r>
                        </w:del>
                        <w:ins w:id="1797" w:author="Maxime Escourbiac" w:date="2011-03-16T02:37:00Z">
                          <w:r>
                            <w:t>34</w:t>
                          </w:r>
                        </w:ins>
                        <w:r>
                          <w:t xml:space="preserve">: </w:t>
                        </w:r>
                        <w:del w:id="1798" w:author="Maxime Escourbiac" w:date="2011-03-16T01:46:00Z">
                          <w:r w:rsidDel="007D032B">
                            <w:delText xml:space="preserve">Partie du diagramme </w:delText>
                          </w:r>
                        </w:del>
                        <w:del w:id="1799" w:author="Maxime Escourbiac" w:date="2011-03-15T00:00:00Z">
                          <w:r w:rsidDel="00B37634">
                            <w:delText>I</w:delText>
                          </w:r>
                        </w:del>
                        <w:del w:id="1800" w:author="Maxime Escourbiac" w:date="2011-03-16T01:46:00Z">
                          <w:r w:rsidDel="007D032B">
                            <w:delText>ML sur les infrastructures</w:delText>
                          </w:r>
                        </w:del>
                        <w:ins w:id="1801" w:author="Maxime Escourbiac" w:date="2011-03-16T01:46:00Z">
                          <w:r>
                            <w:t>Gestion d’une collision sur un pont</w:t>
                          </w:r>
                        </w:ins>
                        <w:r>
                          <w:t xml:space="preserve"> </w:t>
                        </w:r>
                      </w:p>
                    </w:txbxContent>
                  </v:textbox>
                  <w10:wrap type="square" anchorx="page" anchory="page"/>
                </v:rect>
              </w:pict>
            </mc:Fallback>
          </mc:AlternateContent>
        </w:r>
      </w:ins>
    </w:p>
    <w:p w14:paraId="58B5CAB6" w14:textId="77777777" w:rsidR="00F26170" w:rsidRDefault="00F26170" w:rsidP="00F26170">
      <w:pPr>
        <w:pStyle w:val="NoSpacing"/>
        <w:rPr>
          <w:ins w:id="1739" w:author="Maxime Escourbiac" w:date="2011-03-16T01:46:00Z"/>
        </w:rPr>
      </w:pPr>
      <w:ins w:id="1740" w:author="Maxime Escourbiac" w:date="2011-03-16T01:38:00Z">
        <w:r>
          <w:t xml:space="preserve"> </w:t>
        </w:r>
      </w:ins>
    </w:p>
    <w:p w14:paraId="61E1B07E" w14:textId="1C18F6DE" w:rsidR="007D032B" w:rsidRPr="00621785" w:rsidRDefault="007D032B" w:rsidP="00F26170">
      <w:pPr>
        <w:pStyle w:val="NoSpacing"/>
        <w:rPr>
          <w:ins w:id="1741" w:author="Maxime Escourbiac" w:date="2011-03-16T01:38:00Z"/>
        </w:rPr>
      </w:pPr>
    </w:p>
    <w:p w14:paraId="512E936A" w14:textId="0D19DCFD" w:rsidR="00F26170" w:rsidRDefault="00F26170">
      <w:pPr>
        <w:jc w:val="both"/>
        <w:rPr>
          <w:ins w:id="1742" w:author="Maxime Escourbiac" w:date="2011-03-16T01:38:00Z"/>
        </w:rPr>
        <w:pPrChange w:id="1743" w:author="Maxime Escourbiac" w:date="2011-03-16T01:59:00Z">
          <w:pPr>
            <w:pStyle w:val="NoSpacing"/>
          </w:pPr>
        </w:pPrChange>
      </w:pPr>
      <w:ins w:id="1744" w:author="Maxime Escourbiac" w:date="2011-03-16T01:38:00Z">
        <w:r>
          <w:t xml:space="preserve">De manière similaire, la détection doit être faite avant le passage sur un pont d’un train. Il doit donc vérifier qu’aucun train ne se trouve dans l’autre sens. Il peut toutefois passer sur le pont si un train circule sur le pont dans le même sens. </w:t>
        </w:r>
      </w:ins>
    </w:p>
    <w:p w14:paraId="062BD7C4" w14:textId="343F856A" w:rsidR="00F26170" w:rsidRDefault="00F26170">
      <w:pPr>
        <w:jc w:val="both"/>
        <w:rPr>
          <w:ins w:id="1745" w:author="Maxime Escourbiac" w:date="2011-03-16T01:38:00Z"/>
        </w:rPr>
        <w:pPrChange w:id="1746" w:author="Maxime Escourbiac" w:date="2011-03-16T01:59:00Z">
          <w:pPr>
            <w:pStyle w:val="NoSpacing"/>
          </w:pPr>
        </w:pPrChange>
      </w:pPr>
      <w:ins w:id="1747" w:author="Maxime Escourbiac" w:date="2011-03-16T01:38:00Z">
        <w:r>
          <w:t xml:space="preserve">Un autre cas est la panne sur un pont. Il est dangereux pour un train et ses passagers de rester </w:t>
        </w:r>
      </w:ins>
      <w:ins w:id="1748" w:author="Maxime Escourbiac" w:date="2011-03-16T01:58:00Z">
        <w:r w:rsidR="00727DB2">
          <w:t>bloqué</w:t>
        </w:r>
      </w:ins>
      <w:ins w:id="1749" w:author="Maxime Escourbiac" w:date="2011-03-16T01:38:00Z">
        <w:r>
          <w:t xml:space="preserve"> sur un pont. Pour éviter certains accidents, un train ne traversera pas un pont si un train est bloqué dessus, même si celui-ci circule dans le même sens.</w:t>
        </w:r>
      </w:ins>
    </w:p>
    <w:p w14:paraId="1D4CA261" w14:textId="77777777" w:rsidR="00C32C25" w:rsidRDefault="00C32C25">
      <w:pPr>
        <w:jc w:val="both"/>
        <w:rPr>
          <w:ins w:id="1750" w:author="Maxime Escourbiac" w:date="2011-03-16T02:49:00Z"/>
        </w:rPr>
        <w:pPrChange w:id="1751" w:author="Maxime Escourbiac" w:date="2011-03-16T02:50:00Z">
          <w:pPr>
            <w:ind w:firstLine="708"/>
            <w:jc w:val="both"/>
          </w:pPr>
        </w:pPrChange>
      </w:pPr>
      <w:ins w:id="1752" w:author="Maxime Escourbiac" w:date="2011-03-16T02:49:00Z">
        <w:r>
          <w:t xml:space="preserve">Pour conclure, on peut dire que la réalisation de notre simulation nous permet de vérifier les remarques que nous avions faites sur le modèle initial. Ainsi, celui-ci est très modulable, et l’ajout de nouvelle infrastructure se fait de manière simple. Bien que nous ayons seulement utilisé la vitesse comme caractéristique de marche, il est aisé d’en rajouter pour ainsi complexifier le modèle. </w:t>
        </w:r>
      </w:ins>
    </w:p>
    <w:p w14:paraId="1FFE2D32" w14:textId="77777777" w:rsidR="00C32C25" w:rsidRDefault="00C32C25">
      <w:pPr>
        <w:jc w:val="both"/>
        <w:rPr>
          <w:ins w:id="1753" w:author="Maxime Escourbiac" w:date="2011-03-16T02:49:00Z"/>
        </w:rPr>
        <w:pPrChange w:id="1754" w:author="Maxime Escourbiac" w:date="2011-03-16T02:50:00Z">
          <w:pPr>
            <w:ind w:firstLine="708"/>
            <w:jc w:val="both"/>
          </w:pPr>
        </w:pPrChange>
      </w:pPr>
      <w:ins w:id="1755" w:author="Maxime Escourbiac" w:date="2011-03-16T02:49:00Z">
        <w:r>
          <w:t>Cela confirme aussi que les règles de sécurité ne sont pas présentes. La marge de sécurité a été écrit en dur, et ne peut pas changer selon le type d’infrastructure parcouru.</w:t>
        </w:r>
      </w:ins>
    </w:p>
    <w:p w14:paraId="11AF30C4" w14:textId="77777777" w:rsidR="00F36987" w:rsidRDefault="00F36987">
      <w:pPr>
        <w:jc w:val="both"/>
        <w:pPrChange w:id="1756" w:author="Maxime Escourbiac" w:date="2011-03-16T01:59:00Z">
          <w:pPr/>
        </w:pPrChange>
      </w:pPr>
    </w:p>
    <w:sectPr w:rsidR="00F36987" w:rsidSect="003B1029">
      <w:pgSz w:w="11900" w:h="16840"/>
      <w:pgMar w:top="1417" w:right="1417" w:bottom="1417"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0C0E73" w14:textId="77777777" w:rsidR="00031A40" w:rsidRDefault="00031A40" w:rsidP="005F3EA9">
      <w:pPr>
        <w:spacing w:after="0"/>
      </w:pPr>
      <w:r>
        <w:separator/>
      </w:r>
    </w:p>
  </w:endnote>
  <w:endnote w:type="continuationSeparator" w:id="0">
    <w:p w14:paraId="33E0B662" w14:textId="77777777" w:rsidR="00031A40" w:rsidRDefault="00031A40" w:rsidP="005F3EA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ヒラギノ角ゴ Pro W3">
    <w:charset w:val="4E"/>
    <w:family w:val="auto"/>
    <w:pitch w:val="variable"/>
    <w:sig w:usb0="E00002FF" w:usb1="7AC7FFFF" w:usb2="00000012" w:usb3="00000000" w:csb0="0002000D"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Helvetica Neue Light">
    <w:panose1 w:val="02000403000000020004"/>
    <w:charset w:val="00"/>
    <w:family w:val="auto"/>
    <w:pitch w:val="variable"/>
    <w:sig w:usb0="80000067" w:usb1="00000000" w:usb2="00000000" w:usb3="00000000" w:csb0="00000001" w:csb1="00000000"/>
  </w:font>
  <w:font w:name="Helvetica Neue UltraLight">
    <w:panose1 w:val="02000206000000020004"/>
    <w:charset w:val="00"/>
    <w:family w:val="auto"/>
    <w:pitch w:val="variable"/>
    <w:sig w:usb0="80000067" w:usb1="00000000" w:usb2="00000000" w:usb3="00000000" w:csb0="00000001" w:csb1="00000000"/>
  </w:font>
  <w:font w:name="Helvetica Neue">
    <w:panose1 w:val="02000503000000020004"/>
    <w:charset w:val="00"/>
    <w:family w:val="auto"/>
    <w:pitch w:val="variable"/>
    <w:sig w:usb0="8000006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pple Symbols">
    <w:panose1 w:val="02000000000000000000"/>
    <w:charset w:val="00"/>
    <w:family w:val="auto"/>
    <w:pitch w:val="variable"/>
    <w:sig w:usb0="800000A3" w:usb1="08007BEB" w:usb2="01840034" w:usb3="00000000" w:csb0="000001FB"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B7A05" w14:textId="77777777" w:rsidR="00031A40" w:rsidRDefault="00031A40" w:rsidP="00CA4032">
    <w:pPr>
      <w:pStyle w:val="Footer"/>
      <w:framePr w:wrap="around" w:vAnchor="text" w:hAnchor="margin" w:xAlign="right" w:y="1"/>
      <w:rPr>
        <w:ins w:id="393" w:author="Maxime Escourbiac" w:date="2011-03-14T02:17:00Z"/>
        <w:rStyle w:val="PageNumber"/>
      </w:rPr>
    </w:pPr>
    <w:ins w:id="394" w:author="Maxime Escourbiac" w:date="2011-03-14T02:17:00Z">
      <w:r>
        <w:rPr>
          <w:rStyle w:val="PageNumber"/>
        </w:rPr>
        <w:fldChar w:fldCharType="begin"/>
      </w:r>
      <w:r>
        <w:rPr>
          <w:rStyle w:val="PageNumber"/>
        </w:rPr>
        <w:instrText xml:space="preserve">PAGE  </w:instrText>
      </w:r>
      <w:r>
        <w:rPr>
          <w:rStyle w:val="PageNumber"/>
        </w:rPr>
        <w:fldChar w:fldCharType="end"/>
      </w:r>
    </w:ins>
  </w:p>
  <w:p w14:paraId="12087588" w14:textId="7D371F5F" w:rsidR="00031A40" w:rsidRDefault="00031A40">
    <w:pPr>
      <w:pStyle w:val="Adressedelasocit"/>
      <w:tabs>
        <w:tab w:val="center" w:pos="4680"/>
        <w:tab w:val="right" w:pos="9360"/>
      </w:tabs>
      <w:ind w:right="360"/>
      <w:rPr>
        <w:rFonts w:ascii="Times New Roman" w:eastAsia="Times New Roman" w:hAnsi="Times New Roman"/>
        <w:color w:val="auto"/>
        <w:sz w:val="20"/>
        <w:lang w:bidi="x-none"/>
      </w:rPr>
      <w:pPrChange w:id="395" w:author="Maxime Escourbiac" w:date="2011-03-14T02:17:00Z">
        <w:pPr>
          <w:pStyle w:val="Adressedelasocit"/>
          <w:tabs>
            <w:tab w:val="center" w:pos="4680"/>
            <w:tab w:val="right" w:pos="9360"/>
          </w:tabs>
        </w:pPr>
      </w:pPrChange>
    </w:pPr>
    <w:r>
      <w:t xml:space="preserve">Maxime ESCOURBIAC Jean-Christophe SEPTIER                                                                                                                                                                </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652B41"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t xml:space="preserve">Maxime ESCOURBIAC Jean-Christophe SEPTIER                                                                                                                                                                </w:t>
    </w:r>
    <w:r>
      <w:fldChar w:fldCharType="begin"/>
    </w:r>
    <w:r>
      <w:instrText xml:space="preserve"> PAGE </w:instrText>
    </w:r>
    <w:r>
      <w:fldChar w:fldCharType="separate"/>
    </w:r>
    <w:r>
      <w:rPr>
        <w:noProof/>
      </w:rPr>
      <w:t>12</w:t>
    </w:r>
    <w: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6FF56" w14:textId="44B8028F" w:rsidR="00031A40" w:rsidRDefault="00031A40">
    <w:pPr>
      <w:pStyle w:val="Adressedelasocit"/>
      <w:tabs>
        <w:tab w:val="center" w:pos="4680"/>
        <w:tab w:val="right" w:pos="9360"/>
      </w:tabs>
      <w:rPr>
        <w:rFonts w:ascii="Times New Roman" w:eastAsia="Times New Roman" w:hAnsi="Times New Roman"/>
        <w:color w:val="auto"/>
        <w:sz w:val="20"/>
        <w:lang w:bidi="x-none"/>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C8F54" w14:textId="49F4D6F1" w:rsidR="00031A40" w:rsidRDefault="00031A40">
    <w:pPr>
      <w:pStyle w:val="Adressedelasocit"/>
      <w:tabs>
        <w:tab w:val="center" w:pos="4680"/>
        <w:tab w:val="right" w:pos="9360"/>
      </w:tabs>
      <w:rPr>
        <w:rFonts w:ascii="Times New Roman" w:eastAsia="Times New Roman" w:hAnsi="Times New Roman"/>
        <w:color w:val="auto"/>
        <w:sz w:val="20"/>
        <w:lang w:bidi="x-none"/>
      </w:rP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83DD2" w14:textId="714DF939" w:rsidR="00031A40" w:rsidRDefault="003D4082">
    <w:pPr>
      <w:pStyle w:val="Adressedelasocit"/>
      <w:tabs>
        <w:tab w:val="center" w:pos="4680"/>
        <w:tab w:val="right" w:pos="9360"/>
      </w:tabs>
      <w:rPr>
        <w:rFonts w:ascii="Times New Roman" w:eastAsia="Times New Roman" w:hAnsi="Times New Roman"/>
        <w:color w:val="auto"/>
        <w:sz w:val="20"/>
        <w:lang w:bidi="x-none"/>
      </w:rPr>
    </w:pPr>
    <w:customXmlInsRangeStart w:id="691" w:author="Maxime Escourbiac" w:date="2011-03-14T02:20:00Z"/>
    <w:sdt>
      <w:sdtPr>
        <w:rPr>
          <w:rFonts w:ascii="Times New Roman" w:eastAsia="Times New Roman" w:hAnsi="Times New Roman"/>
          <w:color w:val="auto"/>
          <w:sz w:val="20"/>
          <w:lang w:bidi="x-none"/>
        </w:rPr>
        <w:id w:val="969400743"/>
        <w:placeholder>
          <w:docPart w:val="3D1EE96960EE5D46BEA1F7744022C070"/>
        </w:placeholder>
        <w:temporary/>
        <w:showingPlcHdr/>
      </w:sdtPr>
      <w:sdtEndPr/>
      <w:sdtContent>
        <w:customXmlInsRangeEnd w:id="691"/>
        <w:ins w:id="692" w:author="Maxime Escourbiac" w:date="2011-03-14T02:20:00Z">
          <w:r w:rsidR="00031A40" w:rsidRPr="00CA4032">
            <w:rPr>
              <w:rFonts w:ascii="Times New Roman" w:eastAsia="Times New Roman" w:hAnsi="Times New Roman"/>
              <w:color w:val="auto"/>
              <w:sz w:val="20"/>
              <w:lang w:bidi="x-none"/>
            </w:rPr>
            <w:t>[Type text]</w:t>
          </w:r>
        </w:ins>
        <w:customXmlInsRangeStart w:id="693" w:author="Maxime Escourbiac" w:date="2011-03-14T02:20:00Z"/>
      </w:sdtContent>
    </w:sdt>
    <w:customXmlInsRangeEnd w:id="693"/>
    <w:ins w:id="694" w:author="Maxime Escourbiac" w:date="2011-03-14T02:20:00Z">
      <w:r w:rsidR="00031A40" w:rsidRPr="00CA4032">
        <w:rPr>
          <w:rFonts w:ascii="Times New Roman" w:eastAsia="Times New Roman" w:hAnsi="Times New Roman"/>
          <w:color w:val="auto"/>
          <w:sz w:val="20"/>
          <w:lang w:bidi="x-none"/>
        </w:rPr>
        <w:ptab w:relativeTo="margin" w:alignment="center" w:leader="none"/>
      </w:r>
    </w:ins>
    <w:customXmlInsRangeStart w:id="695" w:author="Maxime Escourbiac" w:date="2011-03-14T02:20:00Z"/>
    <w:sdt>
      <w:sdtPr>
        <w:rPr>
          <w:rFonts w:ascii="Times New Roman" w:eastAsia="Times New Roman" w:hAnsi="Times New Roman"/>
          <w:color w:val="auto"/>
          <w:sz w:val="20"/>
          <w:lang w:bidi="x-none"/>
        </w:rPr>
        <w:id w:val="969400748"/>
        <w:placeholder>
          <w:docPart w:val="273FF775242E364297B0E733657049B2"/>
        </w:placeholder>
        <w:temporary/>
        <w:showingPlcHdr/>
      </w:sdtPr>
      <w:sdtEndPr/>
      <w:sdtContent>
        <w:customXmlInsRangeEnd w:id="695"/>
        <w:ins w:id="696" w:author="Maxime Escourbiac" w:date="2011-03-14T02:20:00Z">
          <w:r w:rsidR="00031A40" w:rsidRPr="00CA4032">
            <w:rPr>
              <w:rFonts w:ascii="Times New Roman" w:eastAsia="Times New Roman" w:hAnsi="Times New Roman"/>
              <w:color w:val="auto"/>
              <w:sz w:val="20"/>
              <w:lang w:bidi="x-none"/>
            </w:rPr>
            <w:t>[Type text]</w:t>
          </w:r>
        </w:ins>
        <w:customXmlInsRangeStart w:id="697" w:author="Maxime Escourbiac" w:date="2011-03-14T02:20:00Z"/>
      </w:sdtContent>
    </w:sdt>
    <w:customXmlInsRangeEnd w:id="697"/>
    <w:ins w:id="698" w:author="Maxime Escourbiac" w:date="2011-03-14T02:20:00Z">
      <w:r w:rsidR="00031A40" w:rsidRPr="00CA4032">
        <w:rPr>
          <w:rFonts w:ascii="Times New Roman" w:eastAsia="Times New Roman" w:hAnsi="Times New Roman"/>
          <w:color w:val="auto"/>
          <w:sz w:val="20"/>
          <w:lang w:bidi="x-none"/>
        </w:rPr>
        <w:ptab w:relativeTo="margin" w:alignment="right" w:leader="none"/>
      </w:r>
    </w:ins>
    <w:customXmlInsRangeStart w:id="699" w:author="Maxime Escourbiac" w:date="2011-03-14T02:20:00Z"/>
    <w:sdt>
      <w:sdtPr>
        <w:rPr>
          <w:rFonts w:ascii="Times New Roman" w:eastAsia="Times New Roman" w:hAnsi="Times New Roman"/>
          <w:color w:val="auto"/>
          <w:sz w:val="20"/>
          <w:lang w:bidi="x-none"/>
        </w:rPr>
        <w:id w:val="969400753"/>
        <w:placeholder>
          <w:docPart w:val="E88ADDEB7A75AF4B936E322024AD2791"/>
        </w:placeholder>
        <w:temporary/>
        <w:showingPlcHdr/>
      </w:sdtPr>
      <w:sdtEndPr/>
      <w:sdtContent>
        <w:customXmlInsRangeEnd w:id="699"/>
        <w:ins w:id="700" w:author="Maxime Escourbiac" w:date="2011-03-14T02:20:00Z">
          <w:r w:rsidR="00031A40" w:rsidRPr="00CA4032">
            <w:rPr>
              <w:rFonts w:ascii="Times New Roman" w:eastAsia="Times New Roman" w:hAnsi="Times New Roman"/>
              <w:color w:val="auto"/>
              <w:sz w:val="20"/>
              <w:lang w:bidi="x-none"/>
            </w:rPr>
            <w:t>[Type text]</w:t>
          </w:r>
        </w:ins>
        <w:customXmlInsRangeStart w:id="701" w:author="Maxime Escourbiac" w:date="2011-03-14T02:20:00Z"/>
      </w:sdtContent>
    </w:sdt>
    <w:customXmlInsRangeEnd w:id="701"/>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15296" w14:textId="2E835B6C" w:rsidR="00031A40" w:rsidRDefault="00031A40">
    <w:pPr>
      <w:pStyle w:val="Adressedelasocit"/>
      <w:tabs>
        <w:tab w:val="center" w:pos="4680"/>
        <w:tab w:val="right" w:pos="9360"/>
      </w:tabs>
      <w:rPr>
        <w:rFonts w:ascii="Times New Roman" w:eastAsia="Times New Roman" w:hAnsi="Times New Roman"/>
        <w:color w:val="auto"/>
        <w:sz w:val="20"/>
        <w:lang w:bidi="x-none"/>
      </w:rP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0FF5A" w14:textId="62033667" w:rsidR="00031A40" w:rsidRDefault="00031A40">
    <w:pPr>
      <w:pStyle w:val="Adressedelasocit"/>
      <w:tabs>
        <w:tab w:val="center" w:pos="4680"/>
        <w:tab w:val="right" w:pos="9360"/>
      </w:tabs>
      <w:rPr>
        <w:rFonts w:ascii="Times New Roman" w:eastAsia="Times New Roman" w:hAnsi="Times New Roman"/>
        <w:color w:val="auto"/>
        <w:sz w:val="20"/>
        <w:lang w:bidi="x-none"/>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078AA" w14:textId="25AAC43D" w:rsidR="00031A40" w:rsidRDefault="00031A40" w:rsidP="00CA4032">
    <w:pPr>
      <w:pStyle w:val="Adressedelasocit"/>
      <w:tabs>
        <w:tab w:val="center" w:pos="4680"/>
        <w:tab w:val="right" w:pos="9360"/>
      </w:tabs>
      <w:rPr>
        <w:rFonts w:ascii="Times New Roman" w:eastAsia="Times New Roman" w:hAnsi="Times New Roman"/>
        <w:color w:val="auto"/>
        <w:sz w:val="20"/>
        <w:lang w:bidi="x-none"/>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3BE18" w14:textId="7E049319" w:rsidR="00031A40" w:rsidRDefault="00031A40">
    <w:pPr>
      <w:pStyle w:val="Adressedelasocit"/>
      <w:tabs>
        <w:tab w:val="center" w:pos="4680"/>
        <w:tab w:val="right" w:pos="9360"/>
      </w:tabs>
      <w:rPr>
        <w:rFonts w:ascii="Times New Roman" w:eastAsia="Times New Roman" w:hAnsi="Times New Roman"/>
        <w:color w:val="auto"/>
        <w:sz w:val="20"/>
        <w:lang w:bidi="x-none"/>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C902F9"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t xml:space="preserve">Maxime ESCOURBIAC Jean-Christophe SEPTIER                                                                                                                                                                </w:t>
    </w:r>
    <w:r>
      <w:fldChar w:fldCharType="begin"/>
    </w:r>
    <w:r>
      <w:instrText xml:space="preserve"> PAGE </w:instrText>
    </w:r>
    <w:r>
      <w:fldChar w:fldCharType="separate"/>
    </w:r>
    <w:r>
      <w:rPr>
        <w:noProof/>
      </w:rPr>
      <w:t>8</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C1180" w14:textId="242F00E4" w:rsidR="00031A40" w:rsidRDefault="00031A40">
    <w:pPr>
      <w:pStyle w:val="Adressedelasocit"/>
      <w:tabs>
        <w:tab w:val="center" w:pos="4680"/>
        <w:tab w:val="right" w:pos="9360"/>
      </w:tabs>
      <w:rPr>
        <w:rFonts w:ascii="Times New Roman" w:eastAsia="Times New Roman" w:hAnsi="Times New Roman"/>
        <w:color w:val="auto"/>
        <w:sz w:val="20"/>
        <w:lang w:bidi="x-none"/>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7AB3F" w14:textId="228171EA" w:rsidR="00031A40" w:rsidRDefault="00031A40">
    <w:pPr>
      <w:pStyle w:val="Adressedelasocit"/>
      <w:tabs>
        <w:tab w:val="center" w:pos="4680"/>
        <w:tab w:val="right" w:pos="9360"/>
      </w:tabs>
      <w:rPr>
        <w:rFonts w:ascii="Times New Roman" w:eastAsia="Times New Roman" w:hAnsi="Times New Roman"/>
        <w:color w:val="auto"/>
        <w:sz w:val="20"/>
        <w:lang w:bidi="x-none"/>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DF843"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t xml:space="preserve">Maxime ESCOURBIAC Jean-Christophe SEPTIER                                                                                                                                                                </w:t>
    </w:r>
    <w:r>
      <w:fldChar w:fldCharType="begin"/>
    </w:r>
    <w:r>
      <w:instrText xml:space="preserve"> PAGE </w:instrText>
    </w:r>
    <w:r>
      <w:fldChar w:fldCharType="separate"/>
    </w:r>
    <w:r>
      <w:t>3</w:t>
    </w:r>
    <w: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45B37"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t xml:space="preserve">Maxime ESCOURBIAC Jean-Christophe SEPTIER                                                                                                                                                                </w:t>
    </w:r>
    <w:r>
      <w:fldChar w:fldCharType="begin"/>
    </w:r>
    <w:r>
      <w:instrText xml:space="preserve"> PAGE </w:instrText>
    </w:r>
    <w:r>
      <w:fldChar w:fldCharType="separate"/>
    </w:r>
    <w:r>
      <w:t>3</w:t>
    </w:r>
    <w: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E058E" w14:textId="66CA0671" w:rsidR="00031A40" w:rsidRDefault="00031A40">
    <w:pPr>
      <w:pStyle w:val="Adressedelasocit"/>
      <w:tabs>
        <w:tab w:val="center" w:pos="4680"/>
        <w:tab w:val="right" w:pos="9360"/>
      </w:tabs>
      <w:rPr>
        <w:rFonts w:ascii="Times New Roman" w:eastAsia="Times New Roman" w:hAnsi="Times New Roman"/>
        <w:color w:val="auto"/>
        <w:sz w:val="20"/>
        <w:lang w:bidi="x-non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95EEC6" w14:textId="77777777" w:rsidR="00031A40" w:rsidRDefault="00031A40" w:rsidP="005F3EA9">
      <w:pPr>
        <w:spacing w:after="0"/>
      </w:pPr>
      <w:r>
        <w:separator/>
      </w:r>
    </w:p>
  </w:footnote>
  <w:footnote w:type="continuationSeparator" w:id="0">
    <w:p w14:paraId="50C8863D" w14:textId="77777777" w:rsidR="00031A40" w:rsidRDefault="00031A40" w:rsidP="005F3EA9">
      <w:pPr>
        <w:spacing w:after="0"/>
      </w:pPr>
      <w:r>
        <w:continuationSeparator/>
      </w:r>
    </w:p>
  </w:footnote>
  <w:footnote w:id="1">
    <w:p w14:paraId="150BAA0B" w14:textId="42B1F6AE" w:rsidR="00031A40" w:rsidRDefault="00031A40" w:rsidP="005F3EA9">
      <w:pPr>
        <w:pStyle w:val="Textedenotedebasdepage"/>
        <w:rPr>
          <w:rFonts w:ascii="Times New Roman" w:eastAsia="Times New Roman" w:hAnsi="Times New Roman"/>
          <w:color w:val="auto"/>
          <w:sz w:val="20"/>
          <w:lang w:bidi="x-none"/>
        </w:rPr>
      </w:pPr>
      <w:r>
        <w:rPr>
          <w:vertAlign w:val="superscript"/>
        </w:rPr>
        <w:footnoteRef/>
      </w:r>
      <w:r>
        <w:t xml:space="preserve">  </w:t>
      </w:r>
      <w:del w:id="391" w:author="Maxime Escourbiac" w:date="2011-03-14T19:52:00Z">
        <w:r w:rsidDel="00F16815">
          <w:delText>glisser</w:delText>
        </w:r>
      </w:del>
      <w:ins w:id="392" w:author="Maxime Escourbiac" w:date="2011-03-14T19:52:00Z">
        <w:r>
          <w:t>Glisser</w:t>
        </w:r>
      </w:ins>
      <w:r>
        <w:t xml:space="preserve"> - déposer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555F4E"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25DF3"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A6BDD"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3A47E"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71E218"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96B83"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3A1D89"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6DC59"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49CA4"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2D66C"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4AA9C4"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AA22D"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BF74B"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A063E"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0F191" w14:textId="77777777" w:rsidR="00031A40" w:rsidRDefault="00031A40">
    <w:pPr>
      <w:pStyle w:val="Adressedelasocit"/>
      <w:tabs>
        <w:tab w:val="center" w:pos="4680"/>
        <w:tab w:val="right" w:pos="9360"/>
      </w:tabs>
      <w:rPr>
        <w:rFonts w:ascii="Times New Roman" w:eastAsia="Times New Roman" w:hAnsi="Times New Roman"/>
        <w:color w:val="auto"/>
        <w:sz w:val="20"/>
        <w:lang w:bidi="x-none"/>
      </w:rPr>
    </w:pPr>
    <w:r>
      <w:rPr>
        <w:color w:val="FFFFFF"/>
        <w:shd w:val="clear" w:color="auto" w:fill="2B6991"/>
      </w:rPr>
      <w:t xml:space="preserve">Projet 2ème année: Modélisation de modèles métiers orientés objets développés pour les réseaux français               Année: 2010/2011                                      </w:t>
    </w:r>
    <w:r>
      <w:rPr>
        <w:shd w:val="clear" w:color="auto" w:fill="2E6FFD"/>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bullet"/>
      <w:lvlText w:val="-"/>
      <w:lvlJc w:val="left"/>
      <w:pPr>
        <w:tabs>
          <w:tab w:val="num" w:pos="130"/>
        </w:tabs>
        <w:ind w:left="130" w:firstLine="0"/>
      </w:pPr>
      <w:rPr>
        <w:rFonts w:hint="default"/>
        <w:position w:val="0"/>
      </w:rPr>
    </w:lvl>
    <w:lvl w:ilvl="1">
      <w:start w:val="1"/>
      <w:numFmt w:val="bullet"/>
      <w:lvlText w:val="-"/>
      <w:lvlJc w:val="left"/>
      <w:pPr>
        <w:tabs>
          <w:tab w:val="num" w:pos="130"/>
        </w:tabs>
        <w:ind w:left="130" w:firstLine="720"/>
      </w:pPr>
      <w:rPr>
        <w:rFonts w:hint="default"/>
        <w:position w:val="0"/>
      </w:rPr>
    </w:lvl>
    <w:lvl w:ilvl="2">
      <w:start w:val="1"/>
      <w:numFmt w:val="bullet"/>
      <w:lvlText w:val="-"/>
      <w:lvlJc w:val="left"/>
      <w:pPr>
        <w:tabs>
          <w:tab w:val="num" w:pos="130"/>
        </w:tabs>
        <w:ind w:left="130" w:firstLine="1440"/>
      </w:pPr>
      <w:rPr>
        <w:rFonts w:hint="default"/>
        <w:position w:val="0"/>
      </w:rPr>
    </w:lvl>
    <w:lvl w:ilvl="3">
      <w:start w:val="1"/>
      <w:numFmt w:val="bullet"/>
      <w:lvlText w:val="-"/>
      <w:lvlJc w:val="left"/>
      <w:pPr>
        <w:tabs>
          <w:tab w:val="num" w:pos="130"/>
        </w:tabs>
        <w:ind w:left="130" w:firstLine="2160"/>
      </w:pPr>
      <w:rPr>
        <w:rFonts w:hint="default"/>
        <w:position w:val="0"/>
      </w:rPr>
    </w:lvl>
    <w:lvl w:ilvl="4">
      <w:start w:val="1"/>
      <w:numFmt w:val="bullet"/>
      <w:lvlText w:val="-"/>
      <w:lvlJc w:val="left"/>
      <w:pPr>
        <w:tabs>
          <w:tab w:val="num" w:pos="130"/>
        </w:tabs>
        <w:ind w:left="130" w:firstLine="2880"/>
      </w:pPr>
      <w:rPr>
        <w:rFonts w:hint="default"/>
        <w:position w:val="0"/>
      </w:rPr>
    </w:lvl>
    <w:lvl w:ilvl="5">
      <w:start w:val="1"/>
      <w:numFmt w:val="bullet"/>
      <w:lvlText w:val="-"/>
      <w:lvlJc w:val="left"/>
      <w:pPr>
        <w:tabs>
          <w:tab w:val="num" w:pos="130"/>
        </w:tabs>
        <w:ind w:left="130" w:firstLine="3600"/>
      </w:pPr>
      <w:rPr>
        <w:rFonts w:hint="default"/>
        <w:position w:val="0"/>
      </w:rPr>
    </w:lvl>
    <w:lvl w:ilvl="6">
      <w:start w:val="1"/>
      <w:numFmt w:val="bullet"/>
      <w:lvlText w:val="-"/>
      <w:lvlJc w:val="left"/>
      <w:pPr>
        <w:tabs>
          <w:tab w:val="num" w:pos="130"/>
        </w:tabs>
        <w:ind w:left="130" w:firstLine="4320"/>
      </w:pPr>
      <w:rPr>
        <w:rFonts w:hint="default"/>
        <w:position w:val="0"/>
      </w:rPr>
    </w:lvl>
    <w:lvl w:ilvl="7">
      <w:start w:val="1"/>
      <w:numFmt w:val="bullet"/>
      <w:lvlText w:val="-"/>
      <w:lvlJc w:val="left"/>
      <w:pPr>
        <w:tabs>
          <w:tab w:val="num" w:pos="130"/>
        </w:tabs>
        <w:ind w:left="130" w:firstLine="5040"/>
      </w:pPr>
      <w:rPr>
        <w:rFonts w:hint="default"/>
        <w:position w:val="0"/>
      </w:rPr>
    </w:lvl>
    <w:lvl w:ilvl="8">
      <w:start w:val="1"/>
      <w:numFmt w:val="bullet"/>
      <w:lvlText w:val="-"/>
      <w:lvlJc w:val="left"/>
      <w:pPr>
        <w:tabs>
          <w:tab w:val="num" w:pos="130"/>
        </w:tabs>
        <w:ind w:left="130" w:firstLine="5760"/>
      </w:pPr>
      <w:rPr>
        <w:rFonts w:hint="default"/>
        <w:position w:val="0"/>
      </w:rPr>
    </w:lvl>
  </w:abstractNum>
  <w:abstractNum w:abstractNumId="1">
    <w:nsid w:val="00000002"/>
    <w:multiLevelType w:val="multilevel"/>
    <w:tmpl w:val="894EE874"/>
    <w:lvl w:ilvl="0">
      <w:start w:val="1"/>
      <w:numFmt w:val="bullet"/>
      <w:lvlText w:val="-"/>
      <w:lvlJc w:val="left"/>
      <w:pPr>
        <w:tabs>
          <w:tab w:val="num" w:pos="130"/>
        </w:tabs>
        <w:ind w:left="130" w:firstLine="0"/>
      </w:pPr>
      <w:rPr>
        <w:rFonts w:hint="default"/>
        <w:position w:val="0"/>
      </w:rPr>
    </w:lvl>
    <w:lvl w:ilvl="1">
      <w:start w:val="1"/>
      <w:numFmt w:val="bullet"/>
      <w:lvlText w:val="-"/>
      <w:lvlJc w:val="left"/>
      <w:pPr>
        <w:tabs>
          <w:tab w:val="num" w:pos="130"/>
        </w:tabs>
        <w:ind w:left="130" w:firstLine="720"/>
      </w:pPr>
      <w:rPr>
        <w:rFonts w:hint="default"/>
        <w:position w:val="0"/>
      </w:rPr>
    </w:lvl>
    <w:lvl w:ilvl="2">
      <w:start w:val="1"/>
      <w:numFmt w:val="bullet"/>
      <w:lvlText w:val="-"/>
      <w:lvlJc w:val="left"/>
      <w:pPr>
        <w:tabs>
          <w:tab w:val="num" w:pos="130"/>
        </w:tabs>
        <w:ind w:left="130" w:firstLine="1440"/>
      </w:pPr>
      <w:rPr>
        <w:rFonts w:hint="default"/>
        <w:position w:val="0"/>
      </w:rPr>
    </w:lvl>
    <w:lvl w:ilvl="3">
      <w:start w:val="1"/>
      <w:numFmt w:val="bullet"/>
      <w:lvlText w:val="-"/>
      <w:lvlJc w:val="left"/>
      <w:pPr>
        <w:tabs>
          <w:tab w:val="num" w:pos="130"/>
        </w:tabs>
        <w:ind w:left="130" w:firstLine="2160"/>
      </w:pPr>
      <w:rPr>
        <w:rFonts w:hint="default"/>
        <w:position w:val="0"/>
      </w:rPr>
    </w:lvl>
    <w:lvl w:ilvl="4">
      <w:start w:val="1"/>
      <w:numFmt w:val="bullet"/>
      <w:lvlText w:val="-"/>
      <w:lvlJc w:val="left"/>
      <w:pPr>
        <w:tabs>
          <w:tab w:val="num" w:pos="130"/>
        </w:tabs>
        <w:ind w:left="130" w:firstLine="2880"/>
      </w:pPr>
      <w:rPr>
        <w:rFonts w:hint="default"/>
        <w:position w:val="0"/>
      </w:rPr>
    </w:lvl>
    <w:lvl w:ilvl="5">
      <w:start w:val="1"/>
      <w:numFmt w:val="bullet"/>
      <w:lvlText w:val="-"/>
      <w:lvlJc w:val="left"/>
      <w:pPr>
        <w:tabs>
          <w:tab w:val="num" w:pos="130"/>
        </w:tabs>
        <w:ind w:left="130" w:firstLine="3600"/>
      </w:pPr>
      <w:rPr>
        <w:rFonts w:hint="default"/>
        <w:position w:val="0"/>
      </w:rPr>
    </w:lvl>
    <w:lvl w:ilvl="6">
      <w:start w:val="1"/>
      <w:numFmt w:val="bullet"/>
      <w:lvlText w:val="-"/>
      <w:lvlJc w:val="left"/>
      <w:pPr>
        <w:tabs>
          <w:tab w:val="num" w:pos="130"/>
        </w:tabs>
        <w:ind w:left="130" w:firstLine="4320"/>
      </w:pPr>
      <w:rPr>
        <w:rFonts w:hint="default"/>
        <w:position w:val="0"/>
      </w:rPr>
    </w:lvl>
    <w:lvl w:ilvl="7">
      <w:start w:val="1"/>
      <w:numFmt w:val="bullet"/>
      <w:lvlText w:val="-"/>
      <w:lvlJc w:val="left"/>
      <w:pPr>
        <w:tabs>
          <w:tab w:val="num" w:pos="130"/>
        </w:tabs>
        <w:ind w:left="130" w:firstLine="5040"/>
      </w:pPr>
      <w:rPr>
        <w:rFonts w:hint="default"/>
        <w:position w:val="0"/>
      </w:rPr>
    </w:lvl>
    <w:lvl w:ilvl="8">
      <w:start w:val="1"/>
      <w:numFmt w:val="bullet"/>
      <w:lvlText w:val="-"/>
      <w:lvlJc w:val="left"/>
      <w:pPr>
        <w:tabs>
          <w:tab w:val="num" w:pos="130"/>
        </w:tabs>
        <w:ind w:left="130" w:firstLine="5760"/>
      </w:pPr>
      <w:rPr>
        <w:rFonts w:hint="default"/>
        <w:position w:val="0"/>
      </w:rPr>
    </w:lvl>
  </w:abstractNum>
  <w:abstractNum w:abstractNumId="2">
    <w:nsid w:val="00000003"/>
    <w:multiLevelType w:val="multilevel"/>
    <w:tmpl w:val="894EE875"/>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3">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8AD425C"/>
    <w:multiLevelType w:val="hybridMultilevel"/>
    <w:tmpl w:val="923ED468"/>
    <w:lvl w:ilvl="0" w:tplc="52DE8B18">
      <w:start w:val="11"/>
      <w:numFmt w:val="bullet"/>
      <w:lvlText w:val="-"/>
      <w:lvlJc w:val="left"/>
      <w:pPr>
        <w:ind w:left="1060" w:hanging="360"/>
      </w:pPr>
      <w:rPr>
        <w:rFonts w:ascii="Cambria" w:eastAsia="ヒラギノ角ゴ Pro W3" w:hAnsi="Cambria" w:cs="Times New Roman" w:hint="default"/>
      </w:rPr>
    </w:lvl>
    <w:lvl w:ilvl="1" w:tplc="040C0003" w:tentative="1">
      <w:start w:val="1"/>
      <w:numFmt w:val="bullet"/>
      <w:lvlText w:val="o"/>
      <w:lvlJc w:val="left"/>
      <w:pPr>
        <w:ind w:left="1780" w:hanging="360"/>
      </w:pPr>
      <w:rPr>
        <w:rFonts w:ascii="Courier New" w:hAnsi="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5">
    <w:nsid w:val="56140F3D"/>
    <w:multiLevelType w:val="hybridMultilevel"/>
    <w:tmpl w:val="9FDA02B8"/>
    <w:lvl w:ilvl="0" w:tplc="0CDA689C">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6">
    <w:nsid w:val="67D107B1"/>
    <w:multiLevelType w:val="hybridMultilevel"/>
    <w:tmpl w:val="1E18DADE"/>
    <w:lvl w:ilvl="0" w:tplc="AB8A7E2E">
      <w:start w:val="5"/>
      <w:numFmt w:val="bullet"/>
      <w:lvlText w:val="-"/>
      <w:lvlJc w:val="left"/>
      <w:pPr>
        <w:ind w:left="1060" w:hanging="360"/>
      </w:pPr>
      <w:rPr>
        <w:rFonts w:ascii="Cambria" w:eastAsia="ヒラギノ角ゴ Pro W3" w:hAnsi="Cambria" w:cs="Times New Roman" w:hint="default"/>
      </w:rPr>
    </w:lvl>
    <w:lvl w:ilvl="1" w:tplc="040C0003" w:tentative="1">
      <w:start w:val="1"/>
      <w:numFmt w:val="bullet"/>
      <w:lvlText w:val="o"/>
      <w:lvlJc w:val="left"/>
      <w:pPr>
        <w:ind w:left="1780" w:hanging="360"/>
      </w:pPr>
      <w:rPr>
        <w:rFonts w:ascii="Courier New" w:hAnsi="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hint="default"/>
      </w:rPr>
    </w:lvl>
    <w:lvl w:ilvl="8" w:tplc="040C0005" w:tentative="1">
      <w:start w:val="1"/>
      <w:numFmt w:val="bullet"/>
      <w:lvlText w:val=""/>
      <w:lvlJc w:val="left"/>
      <w:pPr>
        <w:ind w:left="68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revisionView w:markup="0"/>
  <w:defaultTabStop w:val="708"/>
  <w:hyphenationZone w:val="425"/>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3EA9"/>
    <w:rsid w:val="0001620A"/>
    <w:rsid w:val="000225FA"/>
    <w:rsid w:val="00031A40"/>
    <w:rsid w:val="00053156"/>
    <w:rsid w:val="00056E49"/>
    <w:rsid w:val="00065A1B"/>
    <w:rsid w:val="00085940"/>
    <w:rsid w:val="000876F0"/>
    <w:rsid w:val="00095560"/>
    <w:rsid w:val="000A54E3"/>
    <w:rsid w:val="000B62CD"/>
    <w:rsid w:val="000C36B6"/>
    <w:rsid w:val="000C7979"/>
    <w:rsid w:val="000F163B"/>
    <w:rsid w:val="000F60A6"/>
    <w:rsid w:val="00101B1F"/>
    <w:rsid w:val="001046F0"/>
    <w:rsid w:val="001049B9"/>
    <w:rsid w:val="00122F61"/>
    <w:rsid w:val="00123CF9"/>
    <w:rsid w:val="00127BBE"/>
    <w:rsid w:val="00163C73"/>
    <w:rsid w:val="00172C60"/>
    <w:rsid w:val="0017355C"/>
    <w:rsid w:val="0019258E"/>
    <w:rsid w:val="00197783"/>
    <w:rsid w:val="001A0A0C"/>
    <w:rsid w:val="001B7295"/>
    <w:rsid w:val="001C4807"/>
    <w:rsid w:val="001C6064"/>
    <w:rsid w:val="001D0077"/>
    <w:rsid w:val="001D46E1"/>
    <w:rsid w:val="001E32BB"/>
    <w:rsid w:val="001F2C00"/>
    <w:rsid w:val="00202E4D"/>
    <w:rsid w:val="00224A8E"/>
    <w:rsid w:val="002561A4"/>
    <w:rsid w:val="00256832"/>
    <w:rsid w:val="00285B0C"/>
    <w:rsid w:val="00286499"/>
    <w:rsid w:val="0029265F"/>
    <w:rsid w:val="002C0708"/>
    <w:rsid w:val="002C6AFF"/>
    <w:rsid w:val="002E194C"/>
    <w:rsid w:val="002F5F3D"/>
    <w:rsid w:val="0030364B"/>
    <w:rsid w:val="00304DD3"/>
    <w:rsid w:val="00313900"/>
    <w:rsid w:val="00327BF3"/>
    <w:rsid w:val="0033145B"/>
    <w:rsid w:val="003327B1"/>
    <w:rsid w:val="0034752E"/>
    <w:rsid w:val="003731AE"/>
    <w:rsid w:val="00381EBA"/>
    <w:rsid w:val="00386FFE"/>
    <w:rsid w:val="003A673C"/>
    <w:rsid w:val="003B1029"/>
    <w:rsid w:val="003B6E29"/>
    <w:rsid w:val="003D3435"/>
    <w:rsid w:val="003D4082"/>
    <w:rsid w:val="003F0D7F"/>
    <w:rsid w:val="00407633"/>
    <w:rsid w:val="00410996"/>
    <w:rsid w:val="00411A26"/>
    <w:rsid w:val="00417726"/>
    <w:rsid w:val="00421B5C"/>
    <w:rsid w:val="00422968"/>
    <w:rsid w:val="0046592D"/>
    <w:rsid w:val="00477421"/>
    <w:rsid w:val="004A2E33"/>
    <w:rsid w:val="004A4E66"/>
    <w:rsid w:val="004B3500"/>
    <w:rsid w:val="004C2E81"/>
    <w:rsid w:val="004E1061"/>
    <w:rsid w:val="004E7B75"/>
    <w:rsid w:val="004F2F46"/>
    <w:rsid w:val="004F756A"/>
    <w:rsid w:val="005251BF"/>
    <w:rsid w:val="0053327D"/>
    <w:rsid w:val="00533D6B"/>
    <w:rsid w:val="00552000"/>
    <w:rsid w:val="00560BB3"/>
    <w:rsid w:val="00561047"/>
    <w:rsid w:val="005A2180"/>
    <w:rsid w:val="005D029B"/>
    <w:rsid w:val="005E2B2C"/>
    <w:rsid w:val="005E6A9C"/>
    <w:rsid w:val="005F35FD"/>
    <w:rsid w:val="005F3EA9"/>
    <w:rsid w:val="006119CC"/>
    <w:rsid w:val="0062322F"/>
    <w:rsid w:val="00635C42"/>
    <w:rsid w:val="00637D75"/>
    <w:rsid w:val="006578A0"/>
    <w:rsid w:val="00661645"/>
    <w:rsid w:val="00690B50"/>
    <w:rsid w:val="00692055"/>
    <w:rsid w:val="006A589E"/>
    <w:rsid w:val="006B0553"/>
    <w:rsid w:val="006B105C"/>
    <w:rsid w:val="006B28DF"/>
    <w:rsid w:val="006C2DAF"/>
    <w:rsid w:val="006E4A5A"/>
    <w:rsid w:val="006E74B8"/>
    <w:rsid w:val="006F6D26"/>
    <w:rsid w:val="006F760C"/>
    <w:rsid w:val="007101BD"/>
    <w:rsid w:val="00717C6D"/>
    <w:rsid w:val="00727DB2"/>
    <w:rsid w:val="00731D86"/>
    <w:rsid w:val="00750B95"/>
    <w:rsid w:val="00751A62"/>
    <w:rsid w:val="007853C4"/>
    <w:rsid w:val="007D032B"/>
    <w:rsid w:val="007D2AB2"/>
    <w:rsid w:val="007F0509"/>
    <w:rsid w:val="007F3A8A"/>
    <w:rsid w:val="007F72F8"/>
    <w:rsid w:val="00806DE8"/>
    <w:rsid w:val="00821C00"/>
    <w:rsid w:val="00830ADE"/>
    <w:rsid w:val="00830FAC"/>
    <w:rsid w:val="008478F6"/>
    <w:rsid w:val="00847FA4"/>
    <w:rsid w:val="008531E6"/>
    <w:rsid w:val="0087625F"/>
    <w:rsid w:val="008842A2"/>
    <w:rsid w:val="008A0C52"/>
    <w:rsid w:val="008B57F6"/>
    <w:rsid w:val="008C4C01"/>
    <w:rsid w:val="008D0C4C"/>
    <w:rsid w:val="008D4190"/>
    <w:rsid w:val="008D697A"/>
    <w:rsid w:val="008D72CE"/>
    <w:rsid w:val="008E4E54"/>
    <w:rsid w:val="00900283"/>
    <w:rsid w:val="009353DD"/>
    <w:rsid w:val="009560D2"/>
    <w:rsid w:val="0098444F"/>
    <w:rsid w:val="009870F6"/>
    <w:rsid w:val="0099766F"/>
    <w:rsid w:val="009A4E80"/>
    <w:rsid w:val="009B01A6"/>
    <w:rsid w:val="009D27DE"/>
    <w:rsid w:val="009D7EA9"/>
    <w:rsid w:val="00A02D3C"/>
    <w:rsid w:val="00A1248B"/>
    <w:rsid w:val="00A60C89"/>
    <w:rsid w:val="00A65304"/>
    <w:rsid w:val="00A67842"/>
    <w:rsid w:val="00A7603F"/>
    <w:rsid w:val="00A93DCA"/>
    <w:rsid w:val="00AA3D0A"/>
    <w:rsid w:val="00AA7193"/>
    <w:rsid w:val="00AB1531"/>
    <w:rsid w:val="00B129B3"/>
    <w:rsid w:val="00B23B4C"/>
    <w:rsid w:val="00B32FB1"/>
    <w:rsid w:val="00B37634"/>
    <w:rsid w:val="00B4062A"/>
    <w:rsid w:val="00B4253A"/>
    <w:rsid w:val="00B65204"/>
    <w:rsid w:val="00B65FEA"/>
    <w:rsid w:val="00B708F0"/>
    <w:rsid w:val="00BA4357"/>
    <w:rsid w:val="00C05C9E"/>
    <w:rsid w:val="00C22947"/>
    <w:rsid w:val="00C32C25"/>
    <w:rsid w:val="00C36C95"/>
    <w:rsid w:val="00C5072C"/>
    <w:rsid w:val="00C52377"/>
    <w:rsid w:val="00C5239A"/>
    <w:rsid w:val="00C66A63"/>
    <w:rsid w:val="00C95C9A"/>
    <w:rsid w:val="00CA2A0E"/>
    <w:rsid w:val="00CA4032"/>
    <w:rsid w:val="00CB7269"/>
    <w:rsid w:val="00CC1B1A"/>
    <w:rsid w:val="00CC38BA"/>
    <w:rsid w:val="00CD643A"/>
    <w:rsid w:val="00CE1F53"/>
    <w:rsid w:val="00CF02FC"/>
    <w:rsid w:val="00D102BD"/>
    <w:rsid w:val="00D11FEC"/>
    <w:rsid w:val="00D31087"/>
    <w:rsid w:val="00D31310"/>
    <w:rsid w:val="00D40BE9"/>
    <w:rsid w:val="00D53A64"/>
    <w:rsid w:val="00D55012"/>
    <w:rsid w:val="00D575F7"/>
    <w:rsid w:val="00D66268"/>
    <w:rsid w:val="00D6750B"/>
    <w:rsid w:val="00D753F2"/>
    <w:rsid w:val="00D96270"/>
    <w:rsid w:val="00DE0616"/>
    <w:rsid w:val="00E27994"/>
    <w:rsid w:val="00E304F5"/>
    <w:rsid w:val="00E31ED2"/>
    <w:rsid w:val="00E325F7"/>
    <w:rsid w:val="00E658F0"/>
    <w:rsid w:val="00E6668F"/>
    <w:rsid w:val="00EB7928"/>
    <w:rsid w:val="00EC334C"/>
    <w:rsid w:val="00EC58D6"/>
    <w:rsid w:val="00ED569C"/>
    <w:rsid w:val="00EF714F"/>
    <w:rsid w:val="00EF7D91"/>
    <w:rsid w:val="00F16815"/>
    <w:rsid w:val="00F26170"/>
    <w:rsid w:val="00F334AA"/>
    <w:rsid w:val="00F36987"/>
    <w:rsid w:val="00F631AB"/>
    <w:rsid w:val="00F8587F"/>
    <w:rsid w:val="00F96EA3"/>
    <w:rsid w:val="00FA55D4"/>
    <w:rsid w:val="00FD065E"/>
    <w:rsid w:val="00FD128F"/>
    <w:rsid w:val="00FD4D49"/>
    <w:rsid w:val="00FD5A1F"/>
    <w:rsid w:val="00FE2E62"/>
    <w:rsid w:val="00FE2F0C"/>
    <w:rsid w:val="00FE7753"/>
    <w:rsid w:val="00FF081B"/>
    <w:rsid w:val="00FF3468"/>
  </w:rsids>
  <m:mathPr>
    <m:mathFont m:val="Cambria Math"/>
    <m:brkBin m:val="before"/>
    <m:brkBinSub m:val="--"/>
    <m:smallFrac m:val="0"/>
    <m:dispDef m:val="0"/>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969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EA9"/>
    <w:rPr>
      <w:rFonts w:ascii="Cambria" w:eastAsia="ヒラギノ角ゴ Pro W3" w:hAnsi="Cambria" w:cs="Times New Roman"/>
      <w:color w:val="000000"/>
      <w:lang w:eastAsia="en-US"/>
    </w:rPr>
  </w:style>
  <w:style w:type="paragraph" w:styleId="Heading1">
    <w:name w:val="heading 1"/>
    <w:basedOn w:val="Normal"/>
    <w:next w:val="Normal"/>
    <w:link w:val="Heading1Char"/>
    <w:uiPriority w:val="9"/>
    <w:qFormat/>
    <w:rsid w:val="001046F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C79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61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ressedelasocit">
    <w:name w:val="Adresse de la société"/>
    <w:rsid w:val="005F3EA9"/>
    <w:pPr>
      <w:spacing w:after="0" w:line="288" w:lineRule="auto"/>
    </w:pPr>
    <w:rPr>
      <w:rFonts w:ascii="Helvetica Neue Light" w:eastAsia="ヒラギノ角ゴ Pro W3" w:hAnsi="Helvetica Neue Light" w:cs="Times New Roman"/>
      <w:color w:val="000000"/>
      <w:sz w:val="14"/>
      <w:szCs w:val="20"/>
      <w:lang w:eastAsia="fr-FR"/>
    </w:rPr>
  </w:style>
  <w:style w:type="paragraph" w:customStyle="1" w:styleId="Formatlibre">
    <w:name w:val="Format libre"/>
    <w:rsid w:val="005F3EA9"/>
    <w:pPr>
      <w:spacing w:after="0" w:line="312" w:lineRule="auto"/>
    </w:pPr>
    <w:rPr>
      <w:rFonts w:ascii="Helvetica Neue Light" w:eastAsia="ヒラギノ角ゴ Pro W3" w:hAnsi="Helvetica Neue Light" w:cs="Times New Roman"/>
      <w:color w:val="000000"/>
      <w:sz w:val="18"/>
      <w:szCs w:val="20"/>
      <w:lang w:eastAsia="fr-FR"/>
    </w:rPr>
  </w:style>
  <w:style w:type="paragraph" w:customStyle="1" w:styleId="Titre1">
    <w:name w:val="Titre1"/>
    <w:next w:val="Corps"/>
    <w:rsid w:val="005F3EA9"/>
    <w:pPr>
      <w:keepNext/>
      <w:spacing w:after="1360"/>
      <w:outlineLvl w:val="0"/>
    </w:pPr>
    <w:rPr>
      <w:rFonts w:ascii="Helvetica Neue UltraLight" w:eastAsia="ヒラギノ角ゴ Pro W3" w:hAnsi="Helvetica Neue UltraLight" w:cs="Times New Roman"/>
      <w:color w:val="000000"/>
      <w:spacing w:val="38"/>
      <w:sz w:val="64"/>
      <w:szCs w:val="20"/>
      <w:lang w:eastAsia="fr-FR"/>
    </w:rPr>
  </w:style>
  <w:style w:type="paragraph" w:customStyle="1" w:styleId="Corps">
    <w:name w:val="Corps"/>
    <w:rsid w:val="005F3EA9"/>
    <w:pPr>
      <w:suppressAutoHyphens/>
      <w:spacing w:after="180" w:line="312" w:lineRule="auto"/>
    </w:pPr>
    <w:rPr>
      <w:rFonts w:ascii="Helvetica Neue Light" w:eastAsia="ヒラギノ角ゴ Pro W3" w:hAnsi="Helvetica Neue Light" w:cs="Times New Roman"/>
      <w:color w:val="000000"/>
      <w:sz w:val="18"/>
      <w:szCs w:val="20"/>
      <w:lang w:eastAsia="fr-FR"/>
    </w:rPr>
  </w:style>
  <w:style w:type="paragraph" w:customStyle="1" w:styleId="Sous-section1">
    <w:name w:val="Sous-section 1"/>
    <w:next w:val="Corps"/>
    <w:rsid w:val="005F3EA9"/>
    <w:pPr>
      <w:keepNext/>
      <w:suppressAutoHyphens/>
      <w:spacing w:before="180" w:after="0" w:line="312" w:lineRule="auto"/>
      <w:outlineLvl w:val="0"/>
    </w:pPr>
    <w:rPr>
      <w:rFonts w:ascii="Helvetica Neue" w:eastAsia="ヒラギノ角ゴ Pro W3" w:hAnsi="Helvetica Neue" w:cs="Times New Roman"/>
      <w:b/>
      <w:color w:val="2B6991"/>
      <w:sz w:val="26"/>
      <w:szCs w:val="20"/>
      <w:lang w:eastAsia="fr-FR"/>
    </w:rPr>
  </w:style>
  <w:style w:type="paragraph" w:customStyle="1" w:styleId="Puceducorpsdetexte">
    <w:name w:val="Puce du corps de texte"/>
    <w:rsid w:val="005F3EA9"/>
    <w:pPr>
      <w:suppressAutoHyphens/>
      <w:spacing w:after="0" w:line="312" w:lineRule="auto"/>
    </w:pPr>
    <w:rPr>
      <w:rFonts w:ascii="Helvetica Neue Light" w:eastAsia="ヒラギノ角ゴ Pro W3" w:hAnsi="Helvetica Neue Light" w:cs="Times New Roman"/>
      <w:color w:val="000000"/>
      <w:sz w:val="18"/>
      <w:szCs w:val="20"/>
      <w:lang w:eastAsia="fr-FR"/>
    </w:rPr>
  </w:style>
  <w:style w:type="paragraph" w:customStyle="1" w:styleId="texte">
    <w:name w:val="texte"/>
    <w:rsid w:val="005F3EA9"/>
    <w:pPr>
      <w:suppressAutoHyphens/>
      <w:spacing w:after="0" w:line="312" w:lineRule="auto"/>
    </w:pPr>
    <w:rPr>
      <w:rFonts w:ascii="Helvetica Neue Light" w:eastAsia="ヒラギノ角ゴ Pro W3" w:hAnsi="Helvetica Neue Light" w:cs="Times New Roman"/>
      <w:color w:val="000000"/>
      <w:sz w:val="20"/>
      <w:szCs w:val="20"/>
      <w:lang w:eastAsia="fr-FR"/>
    </w:rPr>
  </w:style>
  <w:style w:type="paragraph" w:customStyle="1" w:styleId="Textedenotedebasdepage">
    <w:name w:val="Texte de note de bas de page"/>
    <w:rsid w:val="005F3EA9"/>
    <w:pPr>
      <w:spacing w:after="0" w:line="312" w:lineRule="auto"/>
    </w:pPr>
    <w:rPr>
      <w:rFonts w:ascii="Helvetica Neue Light" w:eastAsia="ヒラギノ角ゴ Pro W3" w:hAnsi="Helvetica Neue Light" w:cs="Times New Roman"/>
      <w:color w:val="000000"/>
      <w:sz w:val="18"/>
      <w:szCs w:val="20"/>
      <w:lang w:eastAsia="fr-FR"/>
    </w:rPr>
  </w:style>
  <w:style w:type="paragraph" w:customStyle="1" w:styleId="Sous-section4">
    <w:name w:val="Sous-section 4"/>
    <w:next w:val="Corps"/>
    <w:rsid w:val="005F3EA9"/>
    <w:pPr>
      <w:keepNext/>
      <w:suppressAutoHyphens/>
      <w:spacing w:after="180" w:line="312" w:lineRule="auto"/>
      <w:outlineLvl w:val="3"/>
    </w:pPr>
    <w:rPr>
      <w:rFonts w:ascii="Helvetica Neue" w:eastAsia="ヒラギノ角ゴ Pro W3" w:hAnsi="Helvetica Neue" w:cs="Times New Roman"/>
      <w:b/>
      <w:color w:val="000000"/>
      <w:sz w:val="18"/>
      <w:szCs w:val="20"/>
      <w:lang w:eastAsia="fr-FR"/>
    </w:rPr>
  </w:style>
  <w:style w:type="numbering" w:customStyle="1" w:styleId="Puce">
    <w:name w:val="Puce"/>
    <w:rsid w:val="005F3EA9"/>
  </w:style>
  <w:style w:type="paragraph" w:styleId="NoSpacing">
    <w:name w:val="No Spacing"/>
    <w:uiPriority w:val="1"/>
    <w:qFormat/>
    <w:rsid w:val="003A673C"/>
    <w:pPr>
      <w:spacing w:after="0"/>
    </w:pPr>
    <w:rPr>
      <w:rFonts w:eastAsia="ヒラギノ角ゴ Pro W3" w:cs="Times New Roman"/>
      <w:color w:val="000000"/>
      <w:lang w:eastAsia="en-US"/>
    </w:rPr>
  </w:style>
  <w:style w:type="paragraph" w:styleId="Caption">
    <w:name w:val="caption"/>
    <w:basedOn w:val="Normal"/>
    <w:next w:val="Normal"/>
    <w:uiPriority w:val="35"/>
    <w:unhideWhenUsed/>
    <w:qFormat/>
    <w:rsid w:val="008842A2"/>
    <w:rPr>
      <w:b/>
      <w:bCs/>
      <w:color w:val="4F81BD" w:themeColor="accent1"/>
      <w:sz w:val="18"/>
      <w:szCs w:val="18"/>
    </w:rPr>
  </w:style>
  <w:style w:type="paragraph" w:styleId="BalloonText">
    <w:name w:val="Balloon Text"/>
    <w:basedOn w:val="Normal"/>
    <w:link w:val="BalloonTextChar"/>
    <w:uiPriority w:val="99"/>
    <w:semiHidden/>
    <w:unhideWhenUsed/>
    <w:rsid w:val="008D0C4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0C4C"/>
    <w:rPr>
      <w:rFonts w:ascii="Lucida Grande" w:eastAsia="ヒラギノ角ゴ Pro W3" w:hAnsi="Lucida Grande" w:cs="Lucida Grande"/>
      <w:color w:val="000000"/>
      <w:sz w:val="18"/>
      <w:szCs w:val="18"/>
      <w:lang w:eastAsia="en-US"/>
    </w:rPr>
  </w:style>
  <w:style w:type="character" w:styleId="Hyperlink">
    <w:name w:val="Hyperlink"/>
    <w:basedOn w:val="DefaultParagraphFont"/>
    <w:uiPriority w:val="99"/>
    <w:unhideWhenUsed/>
    <w:rsid w:val="008478F6"/>
    <w:rPr>
      <w:color w:val="0000FF" w:themeColor="hyperlink"/>
      <w:u w:val="single"/>
    </w:rPr>
  </w:style>
  <w:style w:type="character" w:styleId="FollowedHyperlink">
    <w:name w:val="FollowedHyperlink"/>
    <w:basedOn w:val="DefaultParagraphFont"/>
    <w:uiPriority w:val="99"/>
    <w:semiHidden/>
    <w:unhideWhenUsed/>
    <w:rsid w:val="008478F6"/>
    <w:rPr>
      <w:color w:val="800080" w:themeColor="followedHyperlink"/>
      <w:u w:val="single"/>
    </w:rPr>
  </w:style>
  <w:style w:type="paragraph" w:styleId="Title">
    <w:name w:val="Title"/>
    <w:basedOn w:val="Normal"/>
    <w:next w:val="Normal"/>
    <w:link w:val="TitleChar"/>
    <w:uiPriority w:val="10"/>
    <w:qFormat/>
    <w:rsid w:val="00F1681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6815"/>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1046F0"/>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0C7979"/>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2561A4"/>
    <w:rPr>
      <w:rFonts w:asciiTheme="majorHAnsi" w:eastAsiaTheme="majorEastAsia" w:hAnsiTheme="majorHAnsi" w:cstheme="majorBidi"/>
      <w:b/>
      <w:bCs/>
      <w:color w:val="4F81BD" w:themeColor="accent1"/>
      <w:lang w:eastAsia="en-US"/>
    </w:rPr>
  </w:style>
  <w:style w:type="paragraph" w:styleId="DocumentMap">
    <w:name w:val="Document Map"/>
    <w:basedOn w:val="Normal"/>
    <w:link w:val="DocumentMapChar"/>
    <w:uiPriority w:val="99"/>
    <w:semiHidden/>
    <w:unhideWhenUsed/>
    <w:rsid w:val="00830ADE"/>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830ADE"/>
    <w:rPr>
      <w:rFonts w:ascii="Lucida Grande" w:eastAsia="ヒラギノ角ゴ Pro W3" w:hAnsi="Lucida Grande" w:cs="Lucida Grande"/>
      <w:color w:val="000000"/>
      <w:lang w:eastAsia="en-US"/>
    </w:rPr>
  </w:style>
  <w:style w:type="paragraph" w:styleId="Revision">
    <w:name w:val="Revision"/>
    <w:hidden/>
    <w:uiPriority w:val="99"/>
    <w:semiHidden/>
    <w:rsid w:val="00830ADE"/>
    <w:pPr>
      <w:spacing w:after="0"/>
    </w:pPr>
    <w:rPr>
      <w:rFonts w:ascii="Cambria" w:eastAsia="ヒラギノ角ゴ Pro W3" w:hAnsi="Cambria" w:cs="Times New Roman"/>
      <w:color w:val="000000"/>
      <w:lang w:eastAsia="en-US"/>
    </w:rPr>
  </w:style>
  <w:style w:type="paragraph" w:styleId="Footer">
    <w:name w:val="footer"/>
    <w:basedOn w:val="Normal"/>
    <w:link w:val="FooterChar"/>
    <w:uiPriority w:val="99"/>
    <w:semiHidden/>
    <w:unhideWhenUsed/>
    <w:rsid w:val="00CA4032"/>
    <w:pPr>
      <w:tabs>
        <w:tab w:val="center" w:pos="4320"/>
        <w:tab w:val="right" w:pos="8640"/>
      </w:tabs>
      <w:spacing w:after="0"/>
    </w:pPr>
  </w:style>
  <w:style w:type="character" w:customStyle="1" w:styleId="FooterChar">
    <w:name w:val="Footer Char"/>
    <w:basedOn w:val="DefaultParagraphFont"/>
    <w:link w:val="Footer"/>
    <w:uiPriority w:val="99"/>
    <w:semiHidden/>
    <w:rsid w:val="00CA4032"/>
    <w:rPr>
      <w:rFonts w:ascii="Cambria" w:eastAsia="ヒラギノ角ゴ Pro W3" w:hAnsi="Cambria" w:cs="Times New Roman"/>
      <w:color w:val="000000"/>
      <w:lang w:eastAsia="en-US"/>
    </w:rPr>
  </w:style>
  <w:style w:type="character" w:styleId="PageNumber">
    <w:name w:val="page number"/>
    <w:basedOn w:val="DefaultParagraphFont"/>
    <w:uiPriority w:val="99"/>
    <w:semiHidden/>
    <w:unhideWhenUsed/>
    <w:rsid w:val="00CA4032"/>
  </w:style>
  <w:style w:type="paragraph" w:styleId="TOC1">
    <w:name w:val="toc 1"/>
    <w:basedOn w:val="Normal"/>
    <w:next w:val="Normal"/>
    <w:autoRedefine/>
    <w:uiPriority w:val="39"/>
    <w:unhideWhenUsed/>
    <w:rsid w:val="00CC1B1A"/>
    <w:pPr>
      <w:tabs>
        <w:tab w:val="right" w:leader="dot" w:pos="9056"/>
      </w:tabs>
      <w:spacing w:before="120" w:after="0"/>
      <w:pPrChange w:id="0" w:author="Maxime Escourbiac" w:date="2011-03-16T02:08:00Z">
        <w:pPr>
          <w:spacing w:before="120"/>
        </w:pPr>
      </w:pPrChange>
    </w:pPr>
    <w:rPr>
      <w:rFonts w:asciiTheme="majorHAnsi" w:hAnsiTheme="majorHAnsi"/>
      <w:b/>
      <w:noProof/>
      <w:color w:val="548DD4"/>
      <w:sz w:val="22"/>
      <w:szCs w:val="22"/>
      <w:rPrChange w:id="0" w:author="Maxime Escourbiac" w:date="2011-03-16T02:08:00Z">
        <w:rPr>
          <w:rFonts w:asciiTheme="majorHAnsi" w:eastAsia="ヒラギノ角ゴ Pro W3" w:hAnsiTheme="majorHAnsi"/>
          <w:b/>
          <w:color w:val="548DD4"/>
          <w:sz w:val="24"/>
          <w:szCs w:val="24"/>
          <w:lang w:val="fr-FR" w:eastAsia="en-US" w:bidi="ar-SA"/>
        </w:rPr>
      </w:rPrChange>
    </w:rPr>
  </w:style>
  <w:style w:type="paragraph" w:styleId="TableofFigures">
    <w:name w:val="table of figures"/>
    <w:basedOn w:val="Normal"/>
    <w:next w:val="Normal"/>
    <w:uiPriority w:val="99"/>
    <w:unhideWhenUsed/>
    <w:rsid w:val="00847FA4"/>
    <w:pPr>
      <w:spacing w:after="0"/>
    </w:pPr>
  </w:style>
  <w:style w:type="paragraph" w:styleId="TOC2">
    <w:name w:val="toc 2"/>
    <w:basedOn w:val="Normal"/>
    <w:next w:val="Normal"/>
    <w:autoRedefine/>
    <w:uiPriority w:val="39"/>
    <w:unhideWhenUsed/>
    <w:rsid w:val="00B37634"/>
    <w:pPr>
      <w:spacing w:after="0"/>
    </w:pPr>
    <w:rPr>
      <w:rFonts w:asciiTheme="minorHAnsi" w:hAnsiTheme="minorHAnsi"/>
      <w:sz w:val="22"/>
      <w:szCs w:val="22"/>
    </w:rPr>
  </w:style>
  <w:style w:type="paragraph" w:styleId="TOC3">
    <w:name w:val="toc 3"/>
    <w:basedOn w:val="Normal"/>
    <w:next w:val="Normal"/>
    <w:autoRedefine/>
    <w:uiPriority w:val="39"/>
    <w:unhideWhenUsed/>
    <w:rsid w:val="00B37634"/>
    <w:pPr>
      <w:spacing w:after="0"/>
      <w:ind w:left="240"/>
    </w:pPr>
    <w:rPr>
      <w:rFonts w:asciiTheme="minorHAnsi" w:hAnsiTheme="minorHAnsi"/>
      <w:i/>
      <w:sz w:val="22"/>
      <w:szCs w:val="22"/>
    </w:rPr>
  </w:style>
  <w:style w:type="paragraph" w:styleId="TOC4">
    <w:name w:val="toc 4"/>
    <w:basedOn w:val="Normal"/>
    <w:next w:val="Normal"/>
    <w:autoRedefine/>
    <w:uiPriority w:val="39"/>
    <w:unhideWhenUsed/>
    <w:rsid w:val="00B37634"/>
    <w:pPr>
      <w:pBdr>
        <w:between w:val="double" w:sz="6" w:space="0" w:color="auto"/>
      </w:pBdr>
      <w:spacing w:after="0"/>
      <w:ind w:left="480"/>
    </w:pPr>
    <w:rPr>
      <w:rFonts w:asciiTheme="minorHAnsi" w:hAnsiTheme="minorHAnsi"/>
      <w:sz w:val="20"/>
      <w:szCs w:val="20"/>
    </w:rPr>
  </w:style>
  <w:style w:type="paragraph" w:styleId="TOC5">
    <w:name w:val="toc 5"/>
    <w:basedOn w:val="Normal"/>
    <w:next w:val="Normal"/>
    <w:autoRedefine/>
    <w:uiPriority w:val="39"/>
    <w:unhideWhenUsed/>
    <w:rsid w:val="00B37634"/>
    <w:pPr>
      <w:pBdr>
        <w:between w:val="double" w:sz="6" w:space="0" w:color="auto"/>
      </w:pBd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B37634"/>
    <w:pPr>
      <w:pBdr>
        <w:between w:val="double" w:sz="6" w:space="0" w:color="auto"/>
      </w:pBd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B37634"/>
    <w:pPr>
      <w:pBdr>
        <w:between w:val="double" w:sz="6" w:space="0" w:color="auto"/>
      </w:pBd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B37634"/>
    <w:pPr>
      <w:pBdr>
        <w:between w:val="double" w:sz="6" w:space="0" w:color="auto"/>
      </w:pBd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B37634"/>
    <w:pPr>
      <w:pBdr>
        <w:between w:val="double" w:sz="6" w:space="0" w:color="auto"/>
      </w:pBdr>
      <w:spacing w:after="0"/>
      <w:ind w:left="1680"/>
    </w:pPr>
    <w:rPr>
      <w:rFonts w:asciiTheme="minorHAnsi" w:hAnsiTheme="minorHAnsi"/>
      <w:sz w:val="20"/>
      <w:szCs w:val="20"/>
    </w:rPr>
  </w:style>
  <w:style w:type="paragraph" w:styleId="ListParagraph">
    <w:name w:val="List Paragraph"/>
    <w:basedOn w:val="Normal"/>
    <w:uiPriority w:val="34"/>
    <w:qFormat/>
    <w:rsid w:val="00386FF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EA9"/>
    <w:rPr>
      <w:rFonts w:ascii="Cambria" w:eastAsia="ヒラギノ角ゴ Pro W3" w:hAnsi="Cambria" w:cs="Times New Roman"/>
      <w:color w:val="000000"/>
      <w:lang w:eastAsia="en-US"/>
    </w:rPr>
  </w:style>
  <w:style w:type="paragraph" w:styleId="Heading1">
    <w:name w:val="heading 1"/>
    <w:basedOn w:val="Normal"/>
    <w:next w:val="Normal"/>
    <w:link w:val="Heading1Char"/>
    <w:uiPriority w:val="9"/>
    <w:qFormat/>
    <w:rsid w:val="001046F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C79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61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ressedelasocit">
    <w:name w:val="Adresse de la société"/>
    <w:rsid w:val="005F3EA9"/>
    <w:pPr>
      <w:spacing w:after="0" w:line="288" w:lineRule="auto"/>
    </w:pPr>
    <w:rPr>
      <w:rFonts w:ascii="Helvetica Neue Light" w:eastAsia="ヒラギノ角ゴ Pro W3" w:hAnsi="Helvetica Neue Light" w:cs="Times New Roman"/>
      <w:color w:val="000000"/>
      <w:sz w:val="14"/>
      <w:szCs w:val="20"/>
      <w:lang w:eastAsia="fr-FR"/>
    </w:rPr>
  </w:style>
  <w:style w:type="paragraph" w:customStyle="1" w:styleId="Formatlibre">
    <w:name w:val="Format libre"/>
    <w:rsid w:val="005F3EA9"/>
    <w:pPr>
      <w:spacing w:after="0" w:line="312" w:lineRule="auto"/>
    </w:pPr>
    <w:rPr>
      <w:rFonts w:ascii="Helvetica Neue Light" w:eastAsia="ヒラギノ角ゴ Pro W3" w:hAnsi="Helvetica Neue Light" w:cs="Times New Roman"/>
      <w:color w:val="000000"/>
      <w:sz w:val="18"/>
      <w:szCs w:val="20"/>
      <w:lang w:eastAsia="fr-FR"/>
    </w:rPr>
  </w:style>
  <w:style w:type="paragraph" w:customStyle="1" w:styleId="Titre1">
    <w:name w:val="Titre1"/>
    <w:next w:val="Corps"/>
    <w:rsid w:val="005F3EA9"/>
    <w:pPr>
      <w:keepNext/>
      <w:spacing w:after="1360"/>
      <w:outlineLvl w:val="0"/>
    </w:pPr>
    <w:rPr>
      <w:rFonts w:ascii="Helvetica Neue UltraLight" w:eastAsia="ヒラギノ角ゴ Pro W3" w:hAnsi="Helvetica Neue UltraLight" w:cs="Times New Roman"/>
      <w:color w:val="000000"/>
      <w:spacing w:val="38"/>
      <w:sz w:val="64"/>
      <w:szCs w:val="20"/>
      <w:lang w:eastAsia="fr-FR"/>
    </w:rPr>
  </w:style>
  <w:style w:type="paragraph" w:customStyle="1" w:styleId="Corps">
    <w:name w:val="Corps"/>
    <w:rsid w:val="005F3EA9"/>
    <w:pPr>
      <w:suppressAutoHyphens/>
      <w:spacing w:after="180" w:line="312" w:lineRule="auto"/>
    </w:pPr>
    <w:rPr>
      <w:rFonts w:ascii="Helvetica Neue Light" w:eastAsia="ヒラギノ角ゴ Pro W3" w:hAnsi="Helvetica Neue Light" w:cs="Times New Roman"/>
      <w:color w:val="000000"/>
      <w:sz w:val="18"/>
      <w:szCs w:val="20"/>
      <w:lang w:eastAsia="fr-FR"/>
    </w:rPr>
  </w:style>
  <w:style w:type="paragraph" w:customStyle="1" w:styleId="Sous-section1">
    <w:name w:val="Sous-section 1"/>
    <w:next w:val="Corps"/>
    <w:rsid w:val="005F3EA9"/>
    <w:pPr>
      <w:keepNext/>
      <w:suppressAutoHyphens/>
      <w:spacing w:before="180" w:after="0" w:line="312" w:lineRule="auto"/>
      <w:outlineLvl w:val="0"/>
    </w:pPr>
    <w:rPr>
      <w:rFonts w:ascii="Helvetica Neue" w:eastAsia="ヒラギノ角ゴ Pro W3" w:hAnsi="Helvetica Neue" w:cs="Times New Roman"/>
      <w:b/>
      <w:color w:val="2B6991"/>
      <w:sz w:val="26"/>
      <w:szCs w:val="20"/>
      <w:lang w:eastAsia="fr-FR"/>
    </w:rPr>
  </w:style>
  <w:style w:type="paragraph" w:customStyle="1" w:styleId="Puceducorpsdetexte">
    <w:name w:val="Puce du corps de texte"/>
    <w:rsid w:val="005F3EA9"/>
    <w:pPr>
      <w:suppressAutoHyphens/>
      <w:spacing w:after="0" w:line="312" w:lineRule="auto"/>
    </w:pPr>
    <w:rPr>
      <w:rFonts w:ascii="Helvetica Neue Light" w:eastAsia="ヒラギノ角ゴ Pro W3" w:hAnsi="Helvetica Neue Light" w:cs="Times New Roman"/>
      <w:color w:val="000000"/>
      <w:sz w:val="18"/>
      <w:szCs w:val="20"/>
      <w:lang w:eastAsia="fr-FR"/>
    </w:rPr>
  </w:style>
  <w:style w:type="paragraph" w:customStyle="1" w:styleId="texte">
    <w:name w:val="texte"/>
    <w:rsid w:val="005F3EA9"/>
    <w:pPr>
      <w:suppressAutoHyphens/>
      <w:spacing w:after="0" w:line="312" w:lineRule="auto"/>
    </w:pPr>
    <w:rPr>
      <w:rFonts w:ascii="Helvetica Neue Light" w:eastAsia="ヒラギノ角ゴ Pro W3" w:hAnsi="Helvetica Neue Light" w:cs="Times New Roman"/>
      <w:color w:val="000000"/>
      <w:sz w:val="20"/>
      <w:szCs w:val="20"/>
      <w:lang w:eastAsia="fr-FR"/>
    </w:rPr>
  </w:style>
  <w:style w:type="paragraph" w:customStyle="1" w:styleId="Textedenotedebasdepage">
    <w:name w:val="Texte de note de bas de page"/>
    <w:rsid w:val="005F3EA9"/>
    <w:pPr>
      <w:spacing w:after="0" w:line="312" w:lineRule="auto"/>
    </w:pPr>
    <w:rPr>
      <w:rFonts w:ascii="Helvetica Neue Light" w:eastAsia="ヒラギノ角ゴ Pro W3" w:hAnsi="Helvetica Neue Light" w:cs="Times New Roman"/>
      <w:color w:val="000000"/>
      <w:sz w:val="18"/>
      <w:szCs w:val="20"/>
      <w:lang w:eastAsia="fr-FR"/>
    </w:rPr>
  </w:style>
  <w:style w:type="paragraph" w:customStyle="1" w:styleId="Sous-section4">
    <w:name w:val="Sous-section 4"/>
    <w:next w:val="Corps"/>
    <w:rsid w:val="005F3EA9"/>
    <w:pPr>
      <w:keepNext/>
      <w:suppressAutoHyphens/>
      <w:spacing w:after="180" w:line="312" w:lineRule="auto"/>
      <w:outlineLvl w:val="3"/>
    </w:pPr>
    <w:rPr>
      <w:rFonts w:ascii="Helvetica Neue" w:eastAsia="ヒラギノ角ゴ Pro W3" w:hAnsi="Helvetica Neue" w:cs="Times New Roman"/>
      <w:b/>
      <w:color w:val="000000"/>
      <w:sz w:val="18"/>
      <w:szCs w:val="20"/>
      <w:lang w:eastAsia="fr-FR"/>
    </w:rPr>
  </w:style>
  <w:style w:type="numbering" w:customStyle="1" w:styleId="Puce">
    <w:name w:val="Puce"/>
    <w:rsid w:val="005F3EA9"/>
  </w:style>
  <w:style w:type="paragraph" w:styleId="NoSpacing">
    <w:name w:val="No Spacing"/>
    <w:uiPriority w:val="1"/>
    <w:qFormat/>
    <w:rsid w:val="003A673C"/>
    <w:pPr>
      <w:spacing w:after="0"/>
    </w:pPr>
    <w:rPr>
      <w:rFonts w:eastAsia="ヒラギノ角ゴ Pro W3" w:cs="Times New Roman"/>
      <w:color w:val="000000"/>
      <w:lang w:eastAsia="en-US"/>
    </w:rPr>
  </w:style>
  <w:style w:type="paragraph" w:styleId="Caption">
    <w:name w:val="caption"/>
    <w:basedOn w:val="Normal"/>
    <w:next w:val="Normal"/>
    <w:uiPriority w:val="35"/>
    <w:unhideWhenUsed/>
    <w:qFormat/>
    <w:rsid w:val="008842A2"/>
    <w:rPr>
      <w:b/>
      <w:bCs/>
      <w:color w:val="4F81BD" w:themeColor="accent1"/>
      <w:sz w:val="18"/>
      <w:szCs w:val="18"/>
    </w:rPr>
  </w:style>
  <w:style w:type="paragraph" w:styleId="BalloonText">
    <w:name w:val="Balloon Text"/>
    <w:basedOn w:val="Normal"/>
    <w:link w:val="BalloonTextChar"/>
    <w:uiPriority w:val="99"/>
    <w:semiHidden/>
    <w:unhideWhenUsed/>
    <w:rsid w:val="008D0C4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0C4C"/>
    <w:rPr>
      <w:rFonts w:ascii="Lucida Grande" w:eastAsia="ヒラギノ角ゴ Pro W3" w:hAnsi="Lucida Grande" w:cs="Lucida Grande"/>
      <w:color w:val="000000"/>
      <w:sz w:val="18"/>
      <w:szCs w:val="18"/>
      <w:lang w:eastAsia="en-US"/>
    </w:rPr>
  </w:style>
  <w:style w:type="character" w:styleId="Hyperlink">
    <w:name w:val="Hyperlink"/>
    <w:basedOn w:val="DefaultParagraphFont"/>
    <w:uiPriority w:val="99"/>
    <w:unhideWhenUsed/>
    <w:rsid w:val="008478F6"/>
    <w:rPr>
      <w:color w:val="0000FF" w:themeColor="hyperlink"/>
      <w:u w:val="single"/>
    </w:rPr>
  </w:style>
  <w:style w:type="character" w:styleId="FollowedHyperlink">
    <w:name w:val="FollowedHyperlink"/>
    <w:basedOn w:val="DefaultParagraphFont"/>
    <w:uiPriority w:val="99"/>
    <w:semiHidden/>
    <w:unhideWhenUsed/>
    <w:rsid w:val="008478F6"/>
    <w:rPr>
      <w:color w:val="800080" w:themeColor="followedHyperlink"/>
      <w:u w:val="single"/>
    </w:rPr>
  </w:style>
  <w:style w:type="paragraph" w:styleId="Title">
    <w:name w:val="Title"/>
    <w:basedOn w:val="Normal"/>
    <w:next w:val="Normal"/>
    <w:link w:val="TitleChar"/>
    <w:uiPriority w:val="10"/>
    <w:qFormat/>
    <w:rsid w:val="00F1681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6815"/>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1046F0"/>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0C7979"/>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2561A4"/>
    <w:rPr>
      <w:rFonts w:asciiTheme="majorHAnsi" w:eastAsiaTheme="majorEastAsia" w:hAnsiTheme="majorHAnsi" w:cstheme="majorBidi"/>
      <w:b/>
      <w:bCs/>
      <w:color w:val="4F81BD" w:themeColor="accent1"/>
      <w:lang w:eastAsia="en-US"/>
    </w:rPr>
  </w:style>
  <w:style w:type="paragraph" w:styleId="DocumentMap">
    <w:name w:val="Document Map"/>
    <w:basedOn w:val="Normal"/>
    <w:link w:val="DocumentMapChar"/>
    <w:uiPriority w:val="99"/>
    <w:semiHidden/>
    <w:unhideWhenUsed/>
    <w:rsid w:val="00830ADE"/>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830ADE"/>
    <w:rPr>
      <w:rFonts w:ascii="Lucida Grande" w:eastAsia="ヒラギノ角ゴ Pro W3" w:hAnsi="Lucida Grande" w:cs="Lucida Grande"/>
      <w:color w:val="000000"/>
      <w:lang w:eastAsia="en-US"/>
    </w:rPr>
  </w:style>
  <w:style w:type="paragraph" w:styleId="Revision">
    <w:name w:val="Revision"/>
    <w:hidden/>
    <w:uiPriority w:val="99"/>
    <w:semiHidden/>
    <w:rsid w:val="00830ADE"/>
    <w:pPr>
      <w:spacing w:after="0"/>
    </w:pPr>
    <w:rPr>
      <w:rFonts w:ascii="Cambria" w:eastAsia="ヒラギノ角ゴ Pro W3" w:hAnsi="Cambria" w:cs="Times New Roman"/>
      <w:color w:val="000000"/>
      <w:lang w:eastAsia="en-US"/>
    </w:rPr>
  </w:style>
  <w:style w:type="paragraph" w:styleId="Footer">
    <w:name w:val="footer"/>
    <w:basedOn w:val="Normal"/>
    <w:link w:val="FooterChar"/>
    <w:uiPriority w:val="99"/>
    <w:semiHidden/>
    <w:unhideWhenUsed/>
    <w:rsid w:val="00CA4032"/>
    <w:pPr>
      <w:tabs>
        <w:tab w:val="center" w:pos="4320"/>
        <w:tab w:val="right" w:pos="8640"/>
      </w:tabs>
      <w:spacing w:after="0"/>
    </w:pPr>
  </w:style>
  <w:style w:type="character" w:customStyle="1" w:styleId="FooterChar">
    <w:name w:val="Footer Char"/>
    <w:basedOn w:val="DefaultParagraphFont"/>
    <w:link w:val="Footer"/>
    <w:uiPriority w:val="99"/>
    <w:semiHidden/>
    <w:rsid w:val="00CA4032"/>
    <w:rPr>
      <w:rFonts w:ascii="Cambria" w:eastAsia="ヒラギノ角ゴ Pro W3" w:hAnsi="Cambria" w:cs="Times New Roman"/>
      <w:color w:val="000000"/>
      <w:lang w:eastAsia="en-US"/>
    </w:rPr>
  </w:style>
  <w:style w:type="character" w:styleId="PageNumber">
    <w:name w:val="page number"/>
    <w:basedOn w:val="DefaultParagraphFont"/>
    <w:uiPriority w:val="99"/>
    <w:semiHidden/>
    <w:unhideWhenUsed/>
    <w:rsid w:val="00CA4032"/>
  </w:style>
  <w:style w:type="paragraph" w:styleId="TOC1">
    <w:name w:val="toc 1"/>
    <w:basedOn w:val="Normal"/>
    <w:next w:val="Normal"/>
    <w:autoRedefine/>
    <w:uiPriority w:val="39"/>
    <w:unhideWhenUsed/>
    <w:rsid w:val="00CC1B1A"/>
    <w:pPr>
      <w:tabs>
        <w:tab w:val="right" w:leader="dot" w:pos="9056"/>
      </w:tabs>
      <w:spacing w:before="120" w:after="0"/>
      <w:pPrChange w:id="1" w:author="Maxime Escourbiac" w:date="2011-03-16T02:08:00Z">
        <w:pPr>
          <w:spacing w:before="120"/>
        </w:pPr>
      </w:pPrChange>
    </w:pPr>
    <w:rPr>
      <w:rFonts w:asciiTheme="majorHAnsi" w:hAnsiTheme="majorHAnsi"/>
      <w:b/>
      <w:noProof/>
      <w:color w:val="548DD4"/>
      <w:sz w:val="22"/>
      <w:szCs w:val="22"/>
      <w:rPrChange w:id="1" w:author="Maxime Escourbiac" w:date="2011-03-16T02:08:00Z">
        <w:rPr>
          <w:rFonts w:asciiTheme="majorHAnsi" w:eastAsia="ヒラギノ角ゴ Pro W3" w:hAnsiTheme="majorHAnsi"/>
          <w:b/>
          <w:color w:val="548DD4"/>
          <w:sz w:val="24"/>
          <w:szCs w:val="24"/>
          <w:lang w:val="fr-FR" w:eastAsia="en-US" w:bidi="ar-SA"/>
        </w:rPr>
      </w:rPrChange>
    </w:rPr>
  </w:style>
  <w:style w:type="paragraph" w:styleId="TableofFigures">
    <w:name w:val="table of figures"/>
    <w:basedOn w:val="Normal"/>
    <w:next w:val="Normal"/>
    <w:uiPriority w:val="99"/>
    <w:unhideWhenUsed/>
    <w:rsid w:val="00847FA4"/>
    <w:pPr>
      <w:spacing w:after="0"/>
    </w:pPr>
  </w:style>
  <w:style w:type="paragraph" w:styleId="TOC2">
    <w:name w:val="toc 2"/>
    <w:basedOn w:val="Normal"/>
    <w:next w:val="Normal"/>
    <w:autoRedefine/>
    <w:uiPriority w:val="39"/>
    <w:unhideWhenUsed/>
    <w:rsid w:val="00B37634"/>
    <w:pPr>
      <w:spacing w:after="0"/>
    </w:pPr>
    <w:rPr>
      <w:rFonts w:asciiTheme="minorHAnsi" w:hAnsiTheme="minorHAnsi"/>
      <w:sz w:val="22"/>
      <w:szCs w:val="22"/>
    </w:rPr>
  </w:style>
  <w:style w:type="paragraph" w:styleId="TOC3">
    <w:name w:val="toc 3"/>
    <w:basedOn w:val="Normal"/>
    <w:next w:val="Normal"/>
    <w:autoRedefine/>
    <w:uiPriority w:val="39"/>
    <w:unhideWhenUsed/>
    <w:rsid w:val="00B37634"/>
    <w:pPr>
      <w:spacing w:after="0"/>
      <w:ind w:left="240"/>
    </w:pPr>
    <w:rPr>
      <w:rFonts w:asciiTheme="minorHAnsi" w:hAnsiTheme="minorHAnsi"/>
      <w:i/>
      <w:sz w:val="22"/>
      <w:szCs w:val="22"/>
    </w:rPr>
  </w:style>
  <w:style w:type="paragraph" w:styleId="TOC4">
    <w:name w:val="toc 4"/>
    <w:basedOn w:val="Normal"/>
    <w:next w:val="Normal"/>
    <w:autoRedefine/>
    <w:uiPriority w:val="39"/>
    <w:unhideWhenUsed/>
    <w:rsid w:val="00B37634"/>
    <w:pPr>
      <w:pBdr>
        <w:between w:val="double" w:sz="6" w:space="0" w:color="auto"/>
      </w:pBdr>
      <w:spacing w:after="0"/>
      <w:ind w:left="480"/>
    </w:pPr>
    <w:rPr>
      <w:rFonts w:asciiTheme="minorHAnsi" w:hAnsiTheme="minorHAnsi"/>
      <w:sz w:val="20"/>
      <w:szCs w:val="20"/>
    </w:rPr>
  </w:style>
  <w:style w:type="paragraph" w:styleId="TOC5">
    <w:name w:val="toc 5"/>
    <w:basedOn w:val="Normal"/>
    <w:next w:val="Normal"/>
    <w:autoRedefine/>
    <w:uiPriority w:val="39"/>
    <w:unhideWhenUsed/>
    <w:rsid w:val="00B37634"/>
    <w:pPr>
      <w:pBdr>
        <w:between w:val="double" w:sz="6" w:space="0" w:color="auto"/>
      </w:pBd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B37634"/>
    <w:pPr>
      <w:pBdr>
        <w:between w:val="double" w:sz="6" w:space="0" w:color="auto"/>
      </w:pBd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B37634"/>
    <w:pPr>
      <w:pBdr>
        <w:between w:val="double" w:sz="6" w:space="0" w:color="auto"/>
      </w:pBd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B37634"/>
    <w:pPr>
      <w:pBdr>
        <w:between w:val="double" w:sz="6" w:space="0" w:color="auto"/>
      </w:pBd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B37634"/>
    <w:pPr>
      <w:pBdr>
        <w:between w:val="double" w:sz="6" w:space="0" w:color="auto"/>
      </w:pBdr>
      <w:spacing w:after="0"/>
      <w:ind w:left="1680"/>
    </w:pPr>
    <w:rPr>
      <w:rFonts w:asciiTheme="minorHAnsi" w:hAnsiTheme="minorHAnsi"/>
      <w:sz w:val="20"/>
      <w:szCs w:val="20"/>
    </w:rPr>
  </w:style>
  <w:style w:type="paragraph" w:styleId="ListParagraph">
    <w:name w:val="List Paragraph"/>
    <w:basedOn w:val="Normal"/>
    <w:uiPriority w:val="34"/>
    <w:qFormat/>
    <w:rsid w:val="00386F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63" Type="http://schemas.openxmlformats.org/officeDocument/2006/relationships/hyperlink" Target="http://www.visual-transport-modeller.com/index.html" TargetMode="External"/><Relationship Id="rId64" Type="http://schemas.openxmlformats.org/officeDocument/2006/relationships/header" Target="header13.xml"/><Relationship Id="rId65" Type="http://schemas.openxmlformats.org/officeDocument/2006/relationships/header" Target="header14.xml"/><Relationship Id="rId66" Type="http://schemas.openxmlformats.org/officeDocument/2006/relationships/footer" Target="footer13.xml"/><Relationship Id="rId67" Type="http://schemas.openxmlformats.org/officeDocument/2006/relationships/footer" Target="footer14.xml"/><Relationship Id="rId68" Type="http://schemas.openxmlformats.org/officeDocument/2006/relationships/header" Target="header15.xml"/><Relationship Id="rId69" Type="http://schemas.openxmlformats.org/officeDocument/2006/relationships/footer" Target="footer15.xml"/><Relationship Id="rId50" Type="http://schemas.openxmlformats.org/officeDocument/2006/relationships/hyperlink" Target="http://www.iso.org" TargetMode="External"/><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hyperlink" Target="http://en.wikipedia.org/wiki/International_Air_Transport_Association" TargetMode="External"/><Relationship Id="rId55" Type="http://schemas.openxmlformats.org/officeDocument/2006/relationships/hyperlink" Target="http://en.wikipedia.org/wiki/International_Union_of_Railways" TargetMode="External"/><Relationship Id="rId56" Type="http://schemas.openxmlformats.org/officeDocument/2006/relationships/hyperlink" Target="http://en.wikipedia.org/wiki/OpenTravel_Alliance" TargetMode="External"/><Relationship Id="rId57" Type="http://schemas.openxmlformats.org/officeDocument/2006/relationships/hyperlink" Target="http://en.wikipedia.org/wiki/Organization_for_the_Advancement_of_Structured_Information_Standards" TargetMode="External"/><Relationship Id="rId58" Type="http://schemas.openxmlformats.org/officeDocument/2006/relationships/hyperlink" Target="http://www.transportmodeller.com" TargetMode="External"/><Relationship Id="rId59" Type="http://schemas.openxmlformats.org/officeDocument/2006/relationships/image" Target="media/image20.png"/><Relationship Id="rId40" Type="http://schemas.openxmlformats.org/officeDocument/2006/relationships/header" Target="header9.xml"/><Relationship Id="rId41" Type="http://schemas.openxmlformats.org/officeDocument/2006/relationships/footer" Target="footer9.xml"/><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header" Target="header10.xml"/><Relationship Id="rId45" Type="http://schemas.openxmlformats.org/officeDocument/2006/relationships/header" Target="header11.xml"/><Relationship Id="rId46" Type="http://schemas.openxmlformats.org/officeDocument/2006/relationships/footer" Target="footer10.xml"/><Relationship Id="rId47" Type="http://schemas.openxmlformats.org/officeDocument/2006/relationships/footer" Target="footer11.xml"/><Relationship Id="rId48" Type="http://schemas.openxmlformats.org/officeDocument/2006/relationships/header" Target="header12.xml"/><Relationship Id="rId49" Type="http://schemas.openxmlformats.org/officeDocument/2006/relationships/footer" Target="foot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footer" Target="footer4.xml"/><Relationship Id="rId31" Type="http://schemas.openxmlformats.org/officeDocument/2006/relationships/footer" Target="footer5.xml"/><Relationship Id="rId32" Type="http://schemas.openxmlformats.org/officeDocument/2006/relationships/header" Target="header6.xml"/><Relationship Id="rId33" Type="http://schemas.openxmlformats.org/officeDocument/2006/relationships/footer" Target="footer6.xml"/><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footer" Target="footer7.xml"/><Relationship Id="rId39" Type="http://schemas.openxmlformats.org/officeDocument/2006/relationships/footer" Target="footer8.xml"/><Relationship Id="rId80" Type="http://schemas.openxmlformats.org/officeDocument/2006/relationships/image" Target="media/image31.png"/><Relationship Id="rId81" Type="http://schemas.openxmlformats.org/officeDocument/2006/relationships/image" Target="media/image32.png"/><Relationship Id="rId82" Type="http://schemas.openxmlformats.org/officeDocument/2006/relationships/image" Target="media/image33.png"/><Relationship Id="rId83" Type="http://schemas.openxmlformats.org/officeDocument/2006/relationships/fontTable" Target="fontTable.xml"/><Relationship Id="rId84" Type="http://schemas.openxmlformats.org/officeDocument/2006/relationships/glossaryDocument" Target="glossary/document.xml"/><Relationship Id="rId85" Type="http://schemas.openxmlformats.org/officeDocument/2006/relationships/theme" Target="theme/theme1.xml"/><Relationship Id="rId70" Type="http://schemas.openxmlformats.org/officeDocument/2006/relationships/image" Target="media/image21.png"/><Relationship Id="rId71" Type="http://schemas.openxmlformats.org/officeDocument/2006/relationships/image" Target="media/image22.png"/><Relationship Id="rId72" Type="http://schemas.openxmlformats.org/officeDocument/2006/relationships/image" Target="media/image23.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eader" Target="header4.xml"/><Relationship Id="rId29" Type="http://schemas.openxmlformats.org/officeDocument/2006/relationships/header" Target="header5.xml"/><Relationship Id="rId73" Type="http://schemas.openxmlformats.org/officeDocument/2006/relationships/image" Target="media/image24.png"/><Relationship Id="rId74" Type="http://schemas.openxmlformats.org/officeDocument/2006/relationships/image" Target="media/image25.png"/><Relationship Id="rId75" Type="http://schemas.openxmlformats.org/officeDocument/2006/relationships/image" Target="media/image26.png"/><Relationship Id="rId76" Type="http://schemas.openxmlformats.org/officeDocument/2006/relationships/image" Target="media/image27.PNG"/><Relationship Id="rId77" Type="http://schemas.openxmlformats.org/officeDocument/2006/relationships/image" Target="media/image28.png"/><Relationship Id="rId78" Type="http://schemas.openxmlformats.org/officeDocument/2006/relationships/image" Target="media/image29.png"/><Relationship Id="rId79" Type="http://schemas.openxmlformats.org/officeDocument/2006/relationships/image" Target="media/image30.png"/><Relationship Id="rId60" Type="http://schemas.openxmlformats.org/officeDocument/2006/relationships/hyperlink" Target="http://www.microsoft.com/games/pc/trainsim.aspx" TargetMode="External"/><Relationship Id="rId61" Type="http://schemas.openxmlformats.org/officeDocument/2006/relationships/hyperlink" Target="http://www.ts2009.com/" TargetMode="External"/><Relationship Id="rId62" Type="http://schemas.openxmlformats.org/officeDocument/2006/relationships/hyperlink" Target="http://www.simplytrains.com/pages/vr3/vr3.htm" TargetMode="External"/><Relationship Id="rId10" Type="http://schemas.openxmlformats.org/officeDocument/2006/relationships/hyperlink" Target="http://argouml-downloads.tigris.org/argouml-0.30.2/" TargetMode="External"/><Relationship Id="rId11" Type="http://schemas.openxmlformats.org/officeDocument/2006/relationships/image" Target="media/image2.png"/><Relationship Id="rId12"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1EE96960EE5D46BEA1F7744022C070"/>
        <w:category>
          <w:name w:val="General"/>
          <w:gallery w:val="placeholder"/>
        </w:category>
        <w:types>
          <w:type w:val="bbPlcHdr"/>
        </w:types>
        <w:behaviors>
          <w:behavior w:val="content"/>
        </w:behaviors>
        <w:guid w:val="{5EFEB974-DF59-EE45-88B6-FB97525AE423}"/>
      </w:docPartPr>
      <w:docPartBody>
        <w:p w14:paraId="456A9A81" w14:textId="17D5B7CC" w:rsidR="00CF7BC9" w:rsidRDefault="00CF7BC9" w:rsidP="00CF7BC9">
          <w:pPr>
            <w:pStyle w:val="3D1EE96960EE5D46BEA1F7744022C070"/>
          </w:pPr>
          <w:r>
            <w:t>[Type text]</w:t>
          </w:r>
        </w:p>
      </w:docPartBody>
    </w:docPart>
    <w:docPart>
      <w:docPartPr>
        <w:name w:val="273FF775242E364297B0E733657049B2"/>
        <w:category>
          <w:name w:val="General"/>
          <w:gallery w:val="placeholder"/>
        </w:category>
        <w:types>
          <w:type w:val="bbPlcHdr"/>
        </w:types>
        <w:behaviors>
          <w:behavior w:val="content"/>
        </w:behaviors>
        <w:guid w:val="{6780D269-A494-D146-A482-BE07A066E92A}"/>
      </w:docPartPr>
      <w:docPartBody>
        <w:p w14:paraId="055B1101" w14:textId="2494EE22" w:rsidR="00CF7BC9" w:rsidRDefault="00CF7BC9" w:rsidP="00CF7BC9">
          <w:pPr>
            <w:pStyle w:val="273FF775242E364297B0E733657049B2"/>
          </w:pPr>
          <w:r>
            <w:t>[Type text]</w:t>
          </w:r>
        </w:p>
      </w:docPartBody>
    </w:docPart>
    <w:docPart>
      <w:docPartPr>
        <w:name w:val="E88ADDEB7A75AF4B936E322024AD2791"/>
        <w:category>
          <w:name w:val="General"/>
          <w:gallery w:val="placeholder"/>
        </w:category>
        <w:types>
          <w:type w:val="bbPlcHdr"/>
        </w:types>
        <w:behaviors>
          <w:behavior w:val="content"/>
        </w:behaviors>
        <w:guid w:val="{7A5221A2-4D8E-3E48-A413-CE007523B997}"/>
      </w:docPartPr>
      <w:docPartBody>
        <w:p w14:paraId="13E6952D" w14:textId="1A0FA4C4" w:rsidR="00CF7BC9" w:rsidRDefault="00CF7BC9" w:rsidP="00CF7BC9">
          <w:pPr>
            <w:pStyle w:val="E88ADDEB7A75AF4B936E322024AD2791"/>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ヒラギノ角ゴ Pro W3">
    <w:charset w:val="4E"/>
    <w:family w:val="auto"/>
    <w:pitch w:val="variable"/>
    <w:sig w:usb0="E00002FF" w:usb1="7AC7FFFF" w:usb2="00000012" w:usb3="00000000" w:csb0="0002000D"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Helvetica Neue Light">
    <w:panose1 w:val="02000403000000020004"/>
    <w:charset w:val="00"/>
    <w:family w:val="auto"/>
    <w:pitch w:val="variable"/>
    <w:sig w:usb0="80000067" w:usb1="00000000" w:usb2="00000000" w:usb3="00000000" w:csb0="00000001" w:csb1="00000000"/>
  </w:font>
  <w:font w:name="Helvetica Neue UltraLight">
    <w:panose1 w:val="02000206000000020004"/>
    <w:charset w:val="00"/>
    <w:family w:val="auto"/>
    <w:pitch w:val="variable"/>
    <w:sig w:usb0="80000067" w:usb1="00000000" w:usb2="00000000" w:usb3="00000000" w:csb0="00000001" w:csb1="00000000"/>
  </w:font>
  <w:font w:name="Helvetica Neue">
    <w:panose1 w:val="02000503000000020004"/>
    <w:charset w:val="00"/>
    <w:family w:val="auto"/>
    <w:pitch w:val="variable"/>
    <w:sig w:usb0="8000006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pple Symbols">
    <w:panose1 w:val="02000000000000000000"/>
    <w:charset w:val="00"/>
    <w:family w:val="auto"/>
    <w:pitch w:val="variable"/>
    <w:sig w:usb0="800000A3" w:usb1="08007BEB" w:usb2="01840034" w:usb3="00000000" w:csb0="000001FB"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BC9"/>
    <w:rsid w:val="00023E95"/>
    <w:rsid w:val="00166159"/>
    <w:rsid w:val="00A650D9"/>
    <w:rsid w:val="00CF7BC9"/>
    <w:rsid w:val="00F216B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1EE96960EE5D46BEA1F7744022C070">
    <w:name w:val="3D1EE96960EE5D46BEA1F7744022C070"/>
    <w:rsid w:val="00CF7BC9"/>
  </w:style>
  <w:style w:type="paragraph" w:customStyle="1" w:styleId="273FF775242E364297B0E733657049B2">
    <w:name w:val="273FF775242E364297B0E733657049B2"/>
    <w:rsid w:val="00CF7BC9"/>
  </w:style>
  <w:style w:type="paragraph" w:customStyle="1" w:styleId="E88ADDEB7A75AF4B936E322024AD2791">
    <w:name w:val="E88ADDEB7A75AF4B936E322024AD2791"/>
    <w:rsid w:val="00CF7BC9"/>
  </w:style>
  <w:style w:type="paragraph" w:customStyle="1" w:styleId="074E9A2EA8EF324F94579C2976C9D995">
    <w:name w:val="074E9A2EA8EF324F94579C2976C9D995"/>
    <w:rsid w:val="00CF7BC9"/>
  </w:style>
  <w:style w:type="paragraph" w:customStyle="1" w:styleId="8B39B12408AF3D4EAB64E95669BB4A74">
    <w:name w:val="8B39B12408AF3D4EAB64E95669BB4A74"/>
    <w:rsid w:val="00CF7BC9"/>
  </w:style>
  <w:style w:type="paragraph" w:customStyle="1" w:styleId="3F814CB2B1FFE94781F69C81DD26C1D4">
    <w:name w:val="3F814CB2B1FFE94781F69C81DD26C1D4"/>
    <w:rsid w:val="00CF7BC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1EE96960EE5D46BEA1F7744022C070">
    <w:name w:val="3D1EE96960EE5D46BEA1F7744022C070"/>
    <w:rsid w:val="00CF7BC9"/>
  </w:style>
  <w:style w:type="paragraph" w:customStyle="1" w:styleId="273FF775242E364297B0E733657049B2">
    <w:name w:val="273FF775242E364297B0E733657049B2"/>
    <w:rsid w:val="00CF7BC9"/>
  </w:style>
  <w:style w:type="paragraph" w:customStyle="1" w:styleId="E88ADDEB7A75AF4B936E322024AD2791">
    <w:name w:val="E88ADDEB7A75AF4B936E322024AD2791"/>
    <w:rsid w:val="00CF7BC9"/>
  </w:style>
  <w:style w:type="paragraph" w:customStyle="1" w:styleId="074E9A2EA8EF324F94579C2976C9D995">
    <w:name w:val="074E9A2EA8EF324F94579C2976C9D995"/>
    <w:rsid w:val="00CF7BC9"/>
  </w:style>
  <w:style w:type="paragraph" w:customStyle="1" w:styleId="8B39B12408AF3D4EAB64E95669BB4A74">
    <w:name w:val="8B39B12408AF3D4EAB64E95669BB4A74"/>
    <w:rsid w:val="00CF7BC9"/>
  </w:style>
  <w:style w:type="paragraph" w:customStyle="1" w:styleId="3F814CB2B1FFE94781F69C81DD26C1D4">
    <w:name w:val="3F814CB2B1FFE94781F69C81DD26C1D4"/>
    <w:rsid w:val="00CF7B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75BEA7-7A4D-8245-8108-77AEC84FB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38</Pages>
  <Words>8162</Words>
  <Characters>46524</Characters>
  <Application>Microsoft Macintosh Word</Application>
  <DocSecurity>0</DocSecurity>
  <Lines>387</Lines>
  <Paragraphs>109</Paragraphs>
  <ScaleCrop>false</ScaleCrop>
  <Company>Isima</Company>
  <LinksUpToDate>false</LinksUpToDate>
  <CharactersWithSpaces>54577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 SEPTIER</dc:creator>
  <cp:keywords/>
  <dc:description/>
  <cp:lastModifiedBy>Maxime Escourbiac</cp:lastModifiedBy>
  <cp:revision>7</cp:revision>
  <cp:lastPrinted>2011-03-16T02:40:00Z</cp:lastPrinted>
  <dcterms:created xsi:type="dcterms:W3CDTF">2011-03-16T02:40:00Z</dcterms:created>
  <dcterms:modified xsi:type="dcterms:W3CDTF">2011-03-16T10:37:00Z</dcterms:modified>
</cp:coreProperties>
</file>